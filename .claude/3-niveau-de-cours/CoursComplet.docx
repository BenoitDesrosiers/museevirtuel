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6" w:type="pct"/>
        <w:tblLayout w:type="fixed"/>
        <w:tblCellMar>
          <w:left w:w="115" w:type="dxa"/>
          <w:right w:w="115" w:type="dxa"/>
        </w:tblCellMar>
        <w:tblLook w:val="0600" w:firstRow="0" w:lastRow="0" w:firstColumn="0" w:lastColumn="0" w:noHBand="1" w:noVBand="1"/>
      </w:tblPr>
      <w:tblGrid>
        <w:gridCol w:w="450"/>
        <w:gridCol w:w="1051"/>
        <w:gridCol w:w="7130"/>
        <w:gridCol w:w="1115"/>
        <w:gridCol w:w="324"/>
      </w:tblGrid>
      <w:tr w:rsidR="005854DB" w:rsidRPr="007D707C" w14:paraId="0D42CBDE" w14:textId="77777777" w:rsidTr="340AB492">
        <w:trPr>
          <w:gridAfter w:val="1"/>
          <w:wAfter w:w="324" w:type="dxa"/>
          <w:trHeight w:val="1152"/>
        </w:trPr>
        <w:tc>
          <w:tcPr>
            <w:tcW w:w="9746" w:type="dxa"/>
            <w:gridSpan w:val="4"/>
            <w:vAlign w:val="center"/>
          </w:tcPr>
          <w:p w14:paraId="7A759E32" w14:textId="163B9DC4" w:rsidR="005854DB" w:rsidRPr="007D707C" w:rsidRDefault="00000000" w:rsidP="005854DB">
            <w:pPr>
              <w:pStyle w:val="Titre"/>
            </w:pPr>
            <w:sdt>
              <w:sdtPr>
                <w:alias w:val="Titre"/>
                <w:tag w:val=""/>
                <w:id w:val="2016188051"/>
                <w:placeholder>
                  <w:docPart w:val="CE4B47390D074A8EA41B32064D916DC5"/>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E93455">
                  <w:t>Projet intergénérationnel</w:t>
                </w:r>
                <w:r w:rsidR="00A82A3A">
                  <w:t xml:space="preserve"> </w:t>
                </w:r>
                <w:r w:rsidR="00E93455">
                  <w:t>:</w:t>
                </w:r>
                <w:r w:rsidR="00A82A3A">
                  <w:t xml:space="preserve"> </w:t>
                </w:r>
                <w:r w:rsidR="00E93455">
                  <w:t xml:space="preserve"> Votre histoire, notre histoire</w:t>
                </w:r>
              </w:sdtContent>
            </w:sdt>
          </w:p>
        </w:tc>
      </w:tr>
      <w:tr w:rsidR="005854DB" w:rsidRPr="007D707C" w14:paraId="711F77DA" w14:textId="77777777" w:rsidTr="340AB492">
        <w:trPr>
          <w:gridAfter w:val="1"/>
          <w:wAfter w:w="324" w:type="dxa"/>
          <w:trHeight w:val="144"/>
        </w:trPr>
        <w:tc>
          <w:tcPr>
            <w:tcW w:w="1501" w:type="dxa"/>
            <w:gridSpan w:val="2"/>
          </w:tcPr>
          <w:p w14:paraId="5693C61C" w14:textId="77777777" w:rsidR="005854DB" w:rsidRPr="007D707C" w:rsidRDefault="005854DB">
            <w:pPr>
              <w:spacing w:before="0" w:after="0"/>
              <w:rPr>
                <w:sz w:val="10"/>
                <w:szCs w:val="10"/>
              </w:rPr>
            </w:pPr>
          </w:p>
        </w:tc>
        <w:tc>
          <w:tcPr>
            <w:tcW w:w="7130" w:type="dxa"/>
            <w:shd w:val="clear" w:color="auto" w:fill="99CB38" w:themeFill="accent1"/>
            <w:vAlign w:val="center"/>
          </w:tcPr>
          <w:p w14:paraId="7E23FE6E" w14:textId="77777777" w:rsidR="005854DB" w:rsidRPr="007D707C" w:rsidRDefault="005854DB">
            <w:pPr>
              <w:spacing w:before="0" w:after="0"/>
              <w:rPr>
                <w:sz w:val="10"/>
                <w:szCs w:val="10"/>
              </w:rPr>
            </w:pPr>
          </w:p>
        </w:tc>
        <w:tc>
          <w:tcPr>
            <w:tcW w:w="1115" w:type="dxa"/>
          </w:tcPr>
          <w:p w14:paraId="45E4AF22" w14:textId="77777777" w:rsidR="005854DB" w:rsidRPr="007D707C" w:rsidRDefault="005854DB">
            <w:pPr>
              <w:spacing w:before="0" w:after="0"/>
              <w:rPr>
                <w:sz w:val="10"/>
                <w:szCs w:val="10"/>
              </w:rPr>
            </w:pPr>
          </w:p>
        </w:tc>
      </w:tr>
      <w:tr w:rsidR="005854DB" w:rsidRPr="007D707C" w14:paraId="1482ACD0" w14:textId="77777777" w:rsidTr="340AB492">
        <w:trPr>
          <w:gridAfter w:val="1"/>
          <w:wAfter w:w="324" w:type="dxa"/>
          <w:trHeight w:val="1332"/>
        </w:trPr>
        <w:tc>
          <w:tcPr>
            <w:tcW w:w="9746" w:type="dxa"/>
            <w:gridSpan w:val="4"/>
          </w:tcPr>
          <w:sdt>
            <w:sdtPr>
              <w:alias w:val="Sous-titre"/>
              <w:tag w:val=""/>
              <w:id w:val="1073854703"/>
              <w:placeholder>
                <w:docPart w:val="00C75A838C1548F3BDF30A4BAFADA369"/>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p w14:paraId="5F45D17E" w14:textId="71EB5770" w:rsidR="005854DB" w:rsidRPr="007D707C" w:rsidRDefault="00E93455" w:rsidP="005854DB">
                <w:pPr>
                  <w:pStyle w:val="Sous-titre"/>
                </w:pPr>
                <w:r>
                  <w:t>Consignes et étapes du travail (45%)</w:t>
                </w:r>
              </w:p>
            </w:sdtContent>
          </w:sdt>
        </w:tc>
      </w:tr>
      <w:tr w:rsidR="005163DB" w:rsidRPr="007D707C" w14:paraId="40A89367" w14:textId="77777777" w:rsidTr="340AB492">
        <w:tc>
          <w:tcPr>
            <w:tcW w:w="450" w:type="dxa"/>
          </w:tcPr>
          <w:p w14:paraId="41B7E51F" w14:textId="77777777" w:rsidR="005163DB" w:rsidRPr="007D707C" w:rsidRDefault="005163DB" w:rsidP="00C139CE">
            <w:pPr>
              <w:spacing w:before="0" w:after="160" w:line="259" w:lineRule="auto"/>
              <w:rPr>
                <w:rFonts w:ascii="Segoe UI Symbol" w:eastAsia="Segoe UI Symbol" w:hAnsi="Segoe UI Symbol" w:cs="Segoe UI Symbol"/>
                <w:lang w:bidi="fr-FR"/>
              </w:rPr>
            </w:pPr>
          </w:p>
        </w:tc>
        <w:tc>
          <w:tcPr>
            <w:tcW w:w="9620" w:type="dxa"/>
            <w:gridSpan w:val="4"/>
          </w:tcPr>
          <w:p w14:paraId="46DDA8FC" w14:textId="77777777" w:rsidR="005163DB" w:rsidRDefault="005163DB" w:rsidP="005163DB">
            <w:pPr>
              <w:pStyle w:val="Listenumros"/>
              <w:numPr>
                <w:ilvl w:val="0"/>
                <w:numId w:val="0"/>
              </w:numPr>
            </w:pPr>
          </w:p>
        </w:tc>
      </w:tr>
    </w:tbl>
    <w:p w14:paraId="75D69AE1" w14:textId="181C7EA3" w:rsidR="340AB492" w:rsidRDefault="340AB492" w:rsidP="340AB492">
      <w:pPr>
        <w:spacing w:before="0" w:after="0"/>
        <w:rPr>
          <w:rFonts w:ascii="Arial" w:eastAsia="Arial" w:hAnsi="Arial" w:cs="Arial"/>
          <w:color w:val="FA0000"/>
          <w:szCs w:val="24"/>
        </w:rPr>
      </w:pPr>
    </w:p>
    <w:p w14:paraId="191870A1" w14:textId="1EAA34CA" w:rsidR="0A7A5286" w:rsidRDefault="0A7A5286" w:rsidP="340AB492">
      <w:pPr>
        <w:spacing w:before="0" w:after="0"/>
      </w:pPr>
      <w:r w:rsidRPr="340AB492">
        <w:rPr>
          <w:rFonts w:ascii="Arial" w:eastAsia="Arial" w:hAnsi="Arial" w:cs="Arial"/>
          <w:color w:val="FA0000"/>
          <w:szCs w:val="24"/>
          <w:highlight w:val="yellow"/>
        </w:rPr>
        <w:t xml:space="preserve">Les </w:t>
      </w:r>
      <w:proofErr w:type="gramStart"/>
      <w:r w:rsidRPr="340AB492">
        <w:rPr>
          <w:rFonts w:ascii="Arial" w:eastAsia="Arial" w:hAnsi="Arial" w:cs="Arial"/>
          <w:color w:val="FA0000"/>
          <w:szCs w:val="24"/>
          <w:highlight w:val="yellow"/>
        </w:rPr>
        <w:t>objectifs:</w:t>
      </w:r>
      <w:proofErr w:type="gramEnd"/>
    </w:p>
    <w:p w14:paraId="3B383DE0" w14:textId="32D6F929" w:rsidR="0A7A5286" w:rsidRDefault="0A7A5286" w:rsidP="340AB492">
      <w:pPr>
        <w:spacing w:before="0" w:after="0"/>
      </w:pPr>
      <w:r w:rsidRPr="340AB492">
        <w:rPr>
          <w:rFonts w:ascii="Arial" w:eastAsia="Arial" w:hAnsi="Arial" w:cs="Arial"/>
          <w:color w:val="FA0000"/>
          <w:szCs w:val="24"/>
        </w:rPr>
        <w:t xml:space="preserve"> </w:t>
      </w:r>
    </w:p>
    <w:p w14:paraId="64DCBE75" w14:textId="054E0CC3" w:rsidR="0A7A5286" w:rsidRDefault="0A7A5286" w:rsidP="00C54F07">
      <w:pPr>
        <w:pStyle w:val="Paragraphedeliste"/>
        <w:numPr>
          <w:ilvl w:val="0"/>
          <w:numId w:val="5"/>
        </w:numPr>
        <w:spacing w:before="0" w:after="0"/>
        <w:rPr>
          <w:rFonts w:ascii="Arial" w:eastAsia="Arial" w:hAnsi="Arial" w:cs="Arial"/>
          <w:color w:val="7030A0"/>
          <w:szCs w:val="24"/>
        </w:rPr>
      </w:pPr>
      <w:r w:rsidRPr="6EF9167E">
        <w:rPr>
          <w:rFonts w:ascii="Arial" w:eastAsia="Arial" w:hAnsi="Arial" w:cs="Arial"/>
          <w:color w:val="FA0000"/>
          <w:szCs w:val="24"/>
        </w:rPr>
        <w:t xml:space="preserve">Parmi les objectifs présentés, est-ce que certains ne répondent pas à un objectif de vos cours, si oui le ou </w:t>
      </w:r>
      <w:proofErr w:type="gramStart"/>
      <w:r w:rsidRPr="6EF9167E">
        <w:rPr>
          <w:rFonts w:ascii="Arial" w:eastAsia="Arial" w:hAnsi="Arial" w:cs="Arial"/>
          <w:color w:val="FA0000"/>
          <w:szCs w:val="24"/>
        </w:rPr>
        <w:t xml:space="preserve">lesquels </w:t>
      </w:r>
      <w:r w:rsidR="2ED4A1CC" w:rsidRPr="6EF9167E">
        <w:rPr>
          <w:rFonts w:ascii="Arial" w:eastAsia="Arial" w:hAnsi="Arial" w:cs="Arial"/>
          <w:color w:val="FA0000"/>
          <w:szCs w:val="24"/>
        </w:rPr>
        <w:t xml:space="preserve"> </w:t>
      </w:r>
      <w:r w:rsidR="2ED4A1CC" w:rsidRPr="6EF9167E">
        <w:rPr>
          <w:rFonts w:ascii="Arial" w:eastAsia="Arial" w:hAnsi="Arial" w:cs="Arial"/>
          <w:color w:val="7030A0"/>
          <w:szCs w:val="24"/>
        </w:rPr>
        <w:t>Le</w:t>
      </w:r>
      <w:proofErr w:type="gramEnd"/>
      <w:r w:rsidR="2ED4A1CC" w:rsidRPr="6EF9167E">
        <w:rPr>
          <w:rFonts w:ascii="Arial" w:eastAsia="Arial" w:hAnsi="Arial" w:cs="Arial"/>
          <w:color w:val="7030A0"/>
          <w:szCs w:val="24"/>
        </w:rPr>
        <w:t xml:space="preserve"> 5 me semble plus un souhait qu’un objectif. Le reste semble pouvoir se coller à mon cours</w:t>
      </w:r>
      <w:r w:rsidR="0FA5BBF4" w:rsidRPr="6EF9167E">
        <w:rPr>
          <w:rFonts w:ascii="Arial" w:eastAsia="Arial" w:hAnsi="Arial" w:cs="Arial"/>
          <w:color w:val="7030A0"/>
          <w:szCs w:val="24"/>
        </w:rPr>
        <w:t xml:space="preserve">. </w:t>
      </w:r>
    </w:p>
    <w:p w14:paraId="7F18EC0C" w14:textId="649906FE" w:rsidR="0A7A5286" w:rsidRDefault="0A7A5286" w:rsidP="00C54F07">
      <w:pPr>
        <w:pStyle w:val="Paragraphedeliste"/>
        <w:numPr>
          <w:ilvl w:val="0"/>
          <w:numId w:val="5"/>
        </w:numPr>
        <w:spacing w:before="0" w:after="0"/>
        <w:rPr>
          <w:rFonts w:ascii="Arial" w:eastAsia="Arial" w:hAnsi="Arial" w:cs="Arial"/>
          <w:color w:val="FA0000"/>
          <w:szCs w:val="24"/>
        </w:rPr>
      </w:pPr>
      <w:r w:rsidRPr="340AB492">
        <w:rPr>
          <w:rFonts w:ascii="Arial" w:eastAsia="Arial" w:hAnsi="Arial" w:cs="Arial"/>
          <w:color w:val="FA0000"/>
          <w:szCs w:val="24"/>
        </w:rPr>
        <w:t xml:space="preserve">Dans le même sens, y-a-t-il des objectifs que vous aimeriez </w:t>
      </w:r>
      <w:proofErr w:type="gramStart"/>
      <w:r w:rsidRPr="340AB492">
        <w:rPr>
          <w:rFonts w:ascii="Arial" w:eastAsia="Arial" w:hAnsi="Arial" w:cs="Arial"/>
          <w:color w:val="FA0000"/>
          <w:szCs w:val="24"/>
        </w:rPr>
        <w:t>ajouter?</w:t>
      </w:r>
      <w:proofErr w:type="gramEnd"/>
    </w:p>
    <w:p w14:paraId="6456A3FF" w14:textId="23E1A86B" w:rsidR="0A7A5286" w:rsidRDefault="0A7A5286" w:rsidP="00C54F07">
      <w:pPr>
        <w:pStyle w:val="Paragraphedeliste"/>
        <w:numPr>
          <w:ilvl w:val="0"/>
          <w:numId w:val="5"/>
        </w:numPr>
        <w:spacing w:before="0" w:after="0"/>
        <w:rPr>
          <w:rFonts w:ascii="Arial" w:eastAsia="Arial" w:hAnsi="Arial" w:cs="Arial"/>
          <w:color w:val="FA0000"/>
          <w:szCs w:val="24"/>
        </w:rPr>
      </w:pPr>
      <w:r w:rsidRPr="6EF9167E">
        <w:rPr>
          <w:rFonts w:ascii="Arial" w:eastAsia="Arial" w:hAnsi="Arial" w:cs="Arial"/>
          <w:color w:val="FA0000"/>
          <w:szCs w:val="24"/>
        </w:rPr>
        <w:t xml:space="preserve">Sont-ils clairement </w:t>
      </w:r>
      <w:proofErr w:type="gramStart"/>
      <w:r w:rsidRPr="6EF9167E">
        <w:rPr>
          <w:rFonts w:ascii="Arial" w:eastAsia="Arial" w:hAnsi="Arial" w:cs="Arial"/>
          <w:color w:val="FA0000"/>
          <w:szCs w:val="24"/>
        </w:rPr>
        <w:t>définis?</w:t>
      </w:r>
      <w:proofErr w:type="gramEnd"/>
    </w:p>
    <w:p w14:paraId="3BF2CD8D" w14:textId="108EE105" w:rsidR="6346FC8C" w:rsidRDefault="6346FC8C" w:rsidP="6EF9167E">
      <w:pPr>
        <w:pStyle w:val="Paragraphedeliste"/>
        <w:spacing w:before="0" w:after="0"/>
        <w:rPr>
          <w:rFonts w:ascii="Arial" w:eastAsia="Arial" w:hAnsi="Arial" w:cs="Arial"/>
          <w:color w:val="7030A0"/>
          <w:szCs w:val="24"/>
        </w:rPr>
      </w:pPr>
      <w:r w:rsidRPr="6EF9167E">
        <w:rPr>
          <w:rFonts w:ascii="Arial" w:eastAsia="Arial" w:hAnsi="Arial" w:cs="Arial"/>
          <w:color w:val="7030A0"/>
          <w:szCs w:val="24"/>
        </w:rPr>
        <w:t xml:space="preserve">Le </w:t>
      </w:r>
      <w:proofErr w:type="gramStart"/>
      <w:r w:rsidRPr="6EF9167E">
        <w:rPr>
          <w:rFonts w:ascii="Arial" w:eastAsia="Arial" w:hAnsi="Arial" w:cs="Arial"/>
          <w:color w:val="7030A0"/>
          <w:szCs w:val="24"/>
        </w:rPr>
        <w:t>4:</w:t>
      </w:r>
      <w:proofErr w:type="gramEnd"/>
      <w:r w:rsidRPr="6EF9167E">
        <w:rPr>
          <w:rFonts w:ascii="Arial" w:eastAsia="Arial" w:hAnsi="Arial" w:cs="Arial"/>
          <w:color w:val="7030A0"/>
          <w:szCs w:val="24"/>
        </w:rPr>
        <w:t xml:space="preserve"> </w:t>
      </w:r>
      <w:r w:rsidR="59A60517" w:rsidRPr="6EF9167E">
        <w:rPr>
          <w:rFonts w:ascii="Arial" w:eastAsia="Arial" w:hAnsi="Arial" w:cs="Arial"/>
          <w:color w:val="7030A0"/>
          <w:szCs w:val="24"/>
        </w:rPr>
        <w:t>l’esprit critique et d’ouverture vis-à-vis la perception ... pourrait être reformulé et simplifié</w:t>
      </w:r>
    </w:p>
    <w:p w14:paraId="307A5D30" w14:textId="69BF6AC9" w:rsidR="59A60517" w:rsidRDefault="59A60517" w:rsidP="6EF9167E">
      <w:pPr>
        <w:pStyle w:val="Paragraphedeliste"/>
        <w:spacing w:before="0" w:after="0"/>
        <w:rPr>
          <w:rFonts w:ascii="Segoe UI Emoji" w:eastAsia="Segoe UI Emoji" w:hAnsi="Segoe UI Emoji" w:cs="Segoe UI Emoji"/>
          <w:color w:val="7030A0"/>
          <w:szCs w:val="24"/>
        </w:rPr>
      </w:pPr>
      <w:r w:rsidRPr="6EF9167E">
        <w:rPr>
          <w:rFonts w:ascii="Segoe UI Emoji" w:eastAsia="Segoe UI Emoji" w:hAnsi="Segoe UI Emoji" w:cs="Segoe UI Emoji"/>
          <w:color w:val="7030A0"/>
          <w:szCs w:val="24"/>
        </w:rPr>
        <w:t xml:space="preserve">Le </w:t>
      </w:r>
      <w:proofErr w:type="gramStart"/>
      <w:r w:rsidRPr="6EF9167E">
        <w:rPr>
          <w:rFonts w:ascii="Segoe UI Emoji" w:eastAsia="Segoe UI Emoji" w:hAnsi="Segoe UI Emoji" w:cs="Segoe UI Emoji"/>
          <w:color w:val="7030A0"/>
          <w:szCs w:val="24"/>
        </w:rPr>
        <w:t>5:</w:t>
      </w:r>
      <w:proofErr w:type="gramEnd"/>
      <w:r w:rsidRPr="6EF9167E">
        <w:rPr>
          <w:rFonts w:ascii="Segoe UI Emoji" w:eastAsia="Segoe UI Emoji" w:hAnsi="Segoe UI Emoji" w:cs="Segoe UI Emoji"/>
          <w:color w:val="7030A0"/>
          <w:szCs w:val="24"/>
        </w:rPr>
        <w:t xml:space="preserve"> voir commentaire ci-dessus, développer ses qualités humaines me semble assez générique</w:t>
      </w:r>
      <w:r w:rsidR="2DFEFF18" w:rsidRPr="6EF9167E">
        <w:rPr>
          <w:rFonts w:ascii="Segoe UI Emoji" w:eastAsia="Segoe UI Emoji" w:hAnsi="Segoe UI Emoji" w:cs="Segoe UI Emoji"/>
          <w:color w:val="7030A0"/>
          <w:szCs w:val="24"/>
        </w:rPr>
        <w:t>, peut-être trop?</w:t>
      </w:r>
    </w:p>
    <w:p w14:paraId="300BDD49" w14:textId="624CB244" w:rsidR="6EF9167E" w:rsidRDefault="6EF9167E" w:rsidP="6EF9167E">
      <w:pPr>
        <w:pStyle w:val="Paragraphedeliste"/>
        <w:spacing w:before="0" w:after="0"/>
        <w:rPr>
          <w:rFonts w:ascii="Segoe UI Emoji" w:eastAsia="Segoe UI Emoji" w:hAnsi="Segoe UI Emoji" w:cs="Segoe UI Emoji"/>
          <w:color w:val="7030A0"/>
          <w:szCs w:val="24"/>
        </w:rPr>
      </w:pPr>
    </w:p>
    <w:p w14:paraId="2ED4B55E" w14:textId="7D4DE696" w:rsidR="44C95195" w:rsidRDefault="44C95195" w:rsidP="6EF9167E">
      <w:pPr>
        <w:pStyle w:val="Paragraphedeliste"/>
        <w:spacing w:before="0" w:after="0"/>
        <w:rPr>
          <w:rFonts w:ascii="Segoe UI Emoji" w:eastAsia="Segoe UI Emoji" w:hAnsi="Segoe UI Emoji" w:cs="Segoe UI Emoji"/>
          <w:color w:val="7030A0"/>
          <w:szCs w:val="24"/>
        </w:rPr>
      </w:pPr>
      <w:r w:rsidRPr="6EF9167E">
        <w:rPr>
          <w:rFonts w:ascii="Segoe UI Emoji" w:eastAsia="Segoe UI Emoji" w:hAnsi="Segoe UI Emoji" w:cs="Segoe UI Emoji"/>
          <w:color w:val="7030A0"/>
          <w:szCs w:val="24"/>
        </w:rPr>
        <w:t xml:space="preserve">J’aimerais bien pouvoir </w:t>
      </w:r>
      <w:proofErr w:type="spellStart"/>
      <w:r w:rsidRPr="6EF9167E">
        <w:rPr>
          <w:rFonts w:ascii="Segoe UI Emoji" w:eastAsia="Segoe UI Emoji" w:hAnsi="Segoe UI Emoji" w:cs="Segoe UI Emoji"/>
          <w:i/>
          <w:iCs/>
          <w:color w:val="7030A0"/>
          <w:szCs w:val="24"/>
        </w:rPr>
        <w:t>gaspésianiser</w:t>
      </w:r>
      <w:proofErr w:type="spellEnd"/>
      <w:r w:rsidRPr="6EF9167E">
        <w:rPr>
          <w:rFonts w:ascii="Segoe UI Emoji" w:eastAsia="Segoe UI Emoji" w:hAnsi="Segoe UI Emoji" w:cs="Segoe UI Emoji"/>
          <w:color w:val="7030A0"/>
          <w:szCs w:val="24"/>
        </w:rPr>
        <w:t xml:space="preserve"> (je viens de l’inventer) les consignes. Clairement, mes étudiants font faire de l’histoire gaspésienne dans le cadre plus large qu’est l’histoire du Québec. </w:t>
      </w:r>
      <w:commentRangeStart w:id="0"/>
      <w:commentRangeStart w:id="1"/>
      <w:r w:rsidRPr="6EF9167E">
        <w:rPr>
          <w:rFonts w:ascii="Segoe UI Emoji" w:eastAsia="Segoe UI Emoji" w:hAnsi="Segoe UI Emoji" w:cs="Segoe UI Emoji"/>
          <w:color w:val="7030A0"/>
          <w:szCs w:val="24"/>
        </w:rPr>
        <w:t xml:space="preserve">Mais les thématiques choisies devront être </w:t>
      </w:r>
      <w:r w:rsidR="2339F2C9" w:rsidRPr="6EF9167E">
        <w:rPr>
          <w:rFonts w:ascii="Segoe UI Emoji" w:eastAsia="Segoe UI Emoji" w:hAnsi="Segoe UI Emoji" w:cs="Segoe UI Emoji"/>
          <w:color w:val="7030A0"/>
          <w:szCs w:val="24"/>
        </w:rPr>
        <w:t>gaspésiennes si on veut avoir des gens à interviewer</w:t>
      </w:r>
      <w:commentRangeEnd w:id="0"/>
      <w:r w:rsidR="00C54F07">
        <w:rPr>
          <w:rStyle w:val="Marquedecommentaire"/>
        </w:rPr>
        <w:commentReference w:id="0"/>
      </w:r>
      <w:commentRangeEnd w:id="1"/>
      <w:r w:rsidR="00485055">
        <w:rPr>
          <w:rStyle w:val="CommentReference"/>
        </w:rPr>
        <w:commentReference w:id="1"/>
      </w:r>
      <w:r w:rsidR="2339F2C9" w:rsidRPr="6EF9167E">
        <w:rPr>
          <w:rFonts w:ascii="Segoe UI Emoji" w:eastAsia="Segoe UI Emoji" w:hAnsi="Segoe UI Emoji" w:cs="Segoe UI Emoji"/>
          <w:color w:val="7030A0"/>
          <w:szCs w:val="24"/>
        </w:rPr>
        <w:t xml:space="preserve">. </w:t>
      </w:r>
    </w:p>
    <w:p w14:paraId="3328D3BA" w14:textId="37377695" w:rsidR="00685B4E" w:rsidRPr="007D707C" w:rsidRDefault="00AA7225" w:rsidP="00685B4E">
      <w:pPr>
        <w:pStyle w:val="Titre1"/>
      </w:pPr>
      <w:r>
        <w:t>Objectifs</w:t>
      </w:r>
    </w:p>
    <w:tbl>
      <w:tblPr>
        <w:tblW w:w="10070" w:type="dxa"/>
        <w:tblLayout w:type="fixed"/>
        <w:tblCellMar>
          <w:left w:w="115" w:type="dxa"/>
          <w:right w:w="115" w:type="dxa"/>
        </w:tblCellMar>
        <w:tblLook w:val="0600" w:firstRow="0" w:lastRow="0" w:firstColumn="0" w:lastColumn="0" w:noHBand="1" w:noVBand="1"/>
      </w:tblPr>
      <w:tblGrid>
        <w:gridCol w:w="450"/>
        <w:gridCol w:w="450"/>
        <w:gridCol w:w="9170"/>
      </w:tblGrid>
      <w:tr w:rsidR="00A67285" w:rsidRPr="007D707C" w14:paraId="114A0FFC" w14:textId="77777777" w:rsidTr="6EF9167E">
        <w:trPr>
          <w:trHeight w:val="297"/>
        </w:trPr>
        <w:tc>
          <w:tcPr>
            <w:tcW w:w="450" w:type="dxa"/>
          </w:tcPr>
          <w:p w14:paraId="404F570B" w14:textId="27F7D316" w:rsidR="00A67285" w:rsidRPr="007D707C" w:rsidRDefault="00A67285" w:rsidP="00784AB5">
            <w:pPr>
              <w:pStyle w:val="Casecocher"/>
            </w:pPr>
          </w:p>
        </w:tc>
        <w:tc>
          <w:tcPr>
            <w:tcW w:w="9620" w:type="dxa"/>
            <w:gridSpan w:val="2"/>
          </w:tcPr>
          <w:p w14:paraId="3ECB1DFC" w14:textId="3AAE99BA" w:rsidR="00A67285" w:rsidRPr="007D707C" w:rsidRDefault="008709F8" w:rsidP="6EF9167E">
            <w:pPr>
              <w:pStyle w:val="Listenumros"/>
            </w:pPr>
            <w:r>
              <w:t xml:space="preserve">Effectuer une étude de cas en lien avec </w:t>
            </w:r>
            <w:commentRangeStart w:id="2"/>
            <w:commentRangeStart w:id="3"/>
            <w:commentRangeStart w:id="4"/>
            <w:r w:rsidRPr="00B37B35">
              <w:rPr>
                <w:color w:val="FF0000"/>
              </w:rPr>
              <w:t xml:space="preserve">l’histoire du Québec </w:t>
            </w:r>
            <w:commentRangeEnd w:id="2"/>
            <w:r w:rsidR="00E714D0">
              <w:rPr>
                <w:rStyle w:val="Marquedecommentaire"/>
              </w:rPr>
              <w:commentReference w:id="2"/>
            </w:r>
            <w:commentRangeEnd w:id="3"/>
            <w:r w:rsidR="00C54F07">
              <w:rPr>
                <w:rStyle w:val="CommentReference"/>
              </w:rPr>
              <w:commentReference w:id="3"/>
            </w:r>
            <w:commentRangeEnd w:id="4"/>
            <w:r>
              <w:rPr>
                <w:rStyle w:val="CommentReference"/>
              </w:rPr>
              <w:commentReference w:id="4"/>
            </w:r>
            <w:r>
              <w:t>par l’entremise d</w:t>
            </w:r>
            <w:r w:rsidR="00EE3C1E">
              <w:t>’une entrevue semi-dirigée</w:t>
            </w:r>
          </w:p>
        </w:tc>
      </w:tr>
      <w:tr w:rsidR="00A67285" w:rsidRPr="007D707C" w14:paraId="0814A6E9" w14:textId="77777777" w:rsidTr="6EF9167E">
        <w:tc>
          <w:tcPr>
            <w:tcW w:w="450" w:type="dxa"/>
          </w:tcPr>
          <w:p w14:paraId="6153FC4E" w14:textId="43E3F59E" w:rsidR="00A67285" w:rsidRPr="007D707C" w:rsidRDefault="00A67285" w:rsidP="00784AB5">
            <w:pPr>
              <w:pStyle w:val="Casecocher"/>
            </w:pPr>
          </w:p>
        </w:tc>
        <w:tc>
          <w:tcPr>
            <w:tcW w:w="9620" w:type="dxa"/>
            <w:gridSpan w:val="2"/>
          </w:tcPr>
          <w:p w14:paraId="6E031A4B" w14:textId="052ACEB2" w:rsidR="00A67285" w:rsidRPr="007D707C" w:rsidRDefault="00982D77" w:rsidP="00A67285">
            <w:pPr>
              <w:pStyle w:val="Listenumros"/>
            </w:pPr>
            <w:r>
              <w:t>Appliquer la méthode historique sur une réalité humaine</w:t>
            </w:r>
          </w:p>
        </w:tc>
      </w:tr>
      <w:tr w:rsidR="00A67285" w:rsidRPr="007D707C" w14:paraId="1DBA33A0" w14:textId="77777777" w:rsidTr="6EF9167E">
        <w:tc>
          <w:tcPr>
            <w:tcW w:w="450" w:type="dxa"/>
          </w:tcPr>
          <w:p w14:paraId="1B53EF45" w14:textId="37655FA4" w:rsidR="00A67285" w:rsidRPr="007D707C" w:rsidRDefault="00A67285" w:rsidP="00784AB5">
            <w:pPr>
              <w:pStyle w:val="Casecocher"/>
            </w:pPr>
          </w:p>
        </w:tc>
        <w:tc>
          <w:tcPr>
            <w:tcW w:w="9620" w:type="dxa"/>
            <w:gridSpan w:val="2"/>
          </w:tcPr>
          <w:p w14:paraId="7E0EED80" w14:textId="09067F80" w:rsidR="00A67285" w:rsidRPr="007D707C" w:rsidRDefault="00982D77" w:rsidP="00A67285">
            <w:pPr>
              <w:pStyle w:val="Listenumros"/>
            </w:pPr>
            <w:r>
              <w:t xml:space="preserve">Lier les différents concepts </w:t>
            </w:r>
            <w:r w:rsidR="00C05C65">
              <w:t xml:space="preserve">abordés dans le cours </w:t>
            </w:r>
            <w:r w:rsidR="00C139CE">
              <w:t>par</w:t>
            </w:r>
            <w:r w:rsidR="00C05C65">
              <w:t xml:space="preserve"> l’analyse d’un récit de vie</w:t>
            </w:r>
            <w:r w:rsidR="00903CB1">
              <w:t xml:space="preserve"> en lien avec un ou des événements ayant construit le Québec d’aujourd’hui </w:t>
            </w:r>
          </w:p>
        </w:tc>
      </w:tr>
      <w:tr w:rsidR="00A67285" w:rsidRPr="007D707C" w14:paraId="7693B5A9" w14:textId="77777777" w:rsidTr="6EF9167E">
        <w:tc>
          <w:tcPr>
            <w:tcW w:w="450" w:type="dxa"/>
          </w:tcPr>
          <w:p w14:paraId="0B5B38CD" w14:textId="40A50AFD" w:rsidR="00A67285" w:rsidRPr="007D707C" w:rsidRDefault="00A67285" w:rsidP="00784AB5">
            <w:pPr>
              <w:pStyle w:val="Casecocher"/>
            </w:pPr>
          </w:p>
        </w:tc>
        <w:tc>
          <w:tcPr>
            <w:tcW w:w="9620" w:type="dxa"/>
            <w:gridSpan w:val="2"/>
          </w:tcPr>
          <w:p w14:paraId="097E1E39" w14:textId="77777777" w:rsidR="00A67285" w:rsidRDefault="001B1CE5" w:rsidP="00A67285">
            <w:pPr>
              <w:pStyle w:val="Listenumros"/>
              <w:rPr>
                <w:ins w:id="6" w:author="Perron, Maryse" w:date="2026-04-16T14:31:00Z" w16du:dateUtc="2026-04-16T18:31:00Z"/>
              </w:rPr>
            </w:pPr>
            <w:r>
              <w:t xml:space="preserve">Construire </w:t>
            </w:r>
            <w:r w:rsidR="00903CB1">
              <w:t>son esprit critique et d’ouverture vis-à-vis la perception d’une situation historique</w:t>
            </w:r>
          </w:p>
          <w:p w14:paraId="459EC260" w14:textId="2B0AEFA3" w:rsidR="00B3399F" w:rsidRPr="007D707C" w:rsidRDefault="00B3399F">
            <w:pPr>
              <w:pStyle w:val="Listenumros"/>
              <w:numPr>
                <w:ilvl w:val="0"/>
                <w:numId w:val="0"/>
              </w:numPr>
              <w:pPrChange w:id="7" w:author="Perron, Maryse" w:date="2026-04-16T14:31:00Z" w16du:dateUtc="2026-04-16T18:31:00Z">
                <w:pPr>
                  <w:pStyle w:val="Listenumros"/>
                </w:pPr>
              </w:pPrChange>
            </w:pPr>
            <w:ins w:id="8" w:author="Perron, Maryse" w:date="2026-04-16T14:31:00Z" w16du:dateUtc="2026-04-16T18:31:00Z">
              <w:r>
                <w:t>Autre proposition</w:t>
              </w:r>
            </w:ins>
            <w:ins w:id="9" w:author="Perron, Maryse" w:date="2026-04-16T14:32:00Z" w16du:dateUtc="2026-04-16T18:32:00Z">
              <w:r>
                <w:t xml:space="preserve"> : </w:t>
              </w:r>
              <w:r w:rsidR="00BC6136" w:rsidRPr="00BC6136">
                <w:t xml:space="preserve">Apprendre à analyser une situation historique avec </w:t>
              </w:r>
              <w:r w:rsidR="00BC6136">
                <w:t xml:space="preserve">un </w:t>
              </w:r>
              <w:r w:rsidR="00BC6136" w:rsidRPr="00BC6136">
                <w:t xml:space="preserve">esprit critique et </w:t>
              </w:r>
              <w:r w:rsidR="00BC6136">
                <w:t>d’</w:t>
              </w:r>
              <w:r w:rsidR="00BC6136" w:rsidRPr="00BC6136">
                <w:t>ouverture.</w:t>
              </w:r>
            </w:ins>
          </w:p>
        </w:tc>
      </w:tr>
      <w:tr w:rsidR="00A67285" w:rsidRPr="007D707C" w14:paraId="0C776257" w14:textId="77777777" w:rsidTr="6EF9167E">
        <w:tc>
          <w:tcPr>
            <w:tcW w:w="450" w:type="dxa"/>
          </w:tcPr>
          <w:p w14:paraId="1BAD1DF7" w14:textId="7B1AA301" w:rsidR="00A67285" w:rsidRPr="007D707C" w:rsidRDefault="00A67285" w:rsidP="00784AB5">
            <w:pPr>
              <w:pStyle w:val="Casecocher"/>
            </w:pPr>
          </w:p>
        </w:tc>
        <w:tc>
          <w:tcPr>
            <w:tcW w:w="9620" w:type="dxa"/>
            <w:gridSpan w:val="2"/>
          </w:tcPr>
          <w:p w14:paraId="57CD417E" w14:textId="1935BA47" w:rsidR="00A67285" w:rsidRDefault="001B1CE5" w:rsidP="00A67285">
            <w:pPr>
              <w:pStyle w:val="Listenumros"/>
              <w:rPr>
                <w:ins w:id="10" w:author="Perron, Maryse" w:date="2026-04-16T14:39:00Z" w16du:dateUtc="2026-04-16T18:39:00Z"/>
              </w:rPr>
            </w:pPr>
            <w:r>
              <w:t xml:space="preserve">Développer </w:t>
            </w:r>
            <w:r w:rsidR="00A86915">
              <w:t>ses qualités humaines</w:t>
            </w:r>
            <w:r>
              <w:t xml:space="preserve"> en </w:t>
            </w:r>
            <w:r w:rsidR="00A86915">
              <w:t>interagissant</w:t>
            </w:r>
            <w:r>
              <w:t xml:space="preserve"> avec une personne aînée, témoin du passé </w:t>
            </w:r>
          </w:p>
          <w:p w14:paraId="78AE15A1" w14:textId="77777777" w:rsidR="00D76501" w:rsidRPr="00D76501" w:rsidRDefault="00D76501" w:rsidP="00D76501">
            <w:pPr>
              <w:pStyle w:val="Listenumros"/>
              <w:rPr>
                <w:ins w:id="11" w:author="Perron, Maryse" w:date="2026-04-16T14:39:00Z"/>
                <w:lang w:val="fr-CA"/>
              </w:rPr>
            </w:pPr>
            <w:ins w:id="12" w:author="Perron, Maryse" w:date="2026-04-16T14:39:00Z" w16du:dateUtc="2026-04-16T18:39:00Z">
              <w:r>
                <w:lastRenderedPageBreak/>
                <w:t xml:space="preserve">Autre proposition : </w:t>
              </w:r>
            </w:ins>
            <w:ins w:id="13" w:author="Perron, Maryse" w:date="2026-04-16T14:39:00Z">
              <w:r w:rsidRPr="00D76501">
                <w:rPr>
                  <w:lang w:val="fr-CA"/>
                </w:rPr>
                <w:t>Développer des habiletés d’écoute et de communication dans le cadre d’une entrevue avec une personne aînée, témoin du passé.</w:t>
              </w:r>
            </w:ins>
          </w:p>
          <w:p w14:paraId="1DB124F8" w14:textId="4980C01E" w:rsidR="00D76501" w:rsidRPr="00D76501" w:rsidRDefault="00D76501">
            <w:pPr>
              <w:pStyle w:val="Listenumros"/>
              <w:numPr>
                <w:ilvl w:val="0"/>
                <w:numId w:val="0"/>
              </w:numPr>
              <w:ind w:left="360"/>
              <w:rPr>
                <w:lang w:val="fr-CA"/>
                <w:rPrChange w:id="14" w:author="Perron, Maryse" w:date="2026-04-16T14:39:00Z" w16du:dateUtc="2026-04-16T18:39:00Z">
                  <w:rPr/>
                </w:rPrChange>
              </w:rPr>
              <w:pPrChange w:id="15" w:author="Perron, Maryse" w:date="2026-04-16T14:39:00Z" w16du:dateUtc="2026-04-16T18:39:00Z">
                <w:pPr>
                  <w:pStyle w:val="Listenumros"/>
                </w:pPr>
              </w:pPrChange>
            </w:pPr>
          </w:p>
          <w:p w14:paraId="5B635316" w14:textId="5AFE5432" w:rsidR="00B51BB7" w:rsidRPr="007D707C" w:rsidRDefault="00B51BB7" w:rsidP="00A67285">
            <w:pPr>
              <w:pStyle w:val="Listenumros"/>
            </w:pPr>
            <w:r>
              <w:t>Contribuer au développe</w:t>
            </w:r>
            <w:r w:rsidR="002107CC">
              <w:t>ment</w:t>
            </w:r>
            <w:r>
              <w:t xml:space="preserve"> et à la pérennité des connaissances et du savoir de</w:t>
            </w:r>
            <w:r w:rsidR="00A86915">
              <w:t xml:space="preserve"> l’héritage historique du patrimoine québécois </w:t>
            </w:r>
          </w:p>
        </w:tc>
      </w:tr>
      <w:tr w:rsidR="00A67285" w:rsidRPr="007D707C" w14:paraId="39152E7F" w14:textId="77777777" w:rsidTr="6EF9167E">
        <w:tc>
          <w:tcPr>
            <w:tcW w:w="450" w:type="dxa"/>
          </w:tcPr>
          <w:p w14:paraId="5B0453EF" w14:textId="77777777" w:rsidR="00A67285" w:rsidRPr="007D707C" w:rsidRDefault="00A67285" w:rsidP="00784AB5">
            <w:pPr>
              <w:pStyle w:val="Casecocher"/>
            </w:pPr>
          </w:p>
        </w:tc>
        <w:tc>
          <w:tcPr>
            <w:tcW w:w="450" w:type="dxa"/>
          </w:tcPr>
          <w:p w14:paraId="5014D7BB" w14:textId="2390006A" w:rsidR="00A67285" w:rsidRPr="007D707C" w:rsidRDefault="00A67285" w:rsidP="00784AB5">
            <w:pPr>
              <w:pStyle w:val="Casecocher"/>
            </w:pPr>
          </w:p>
        </w:tc>
        <w:tc>
          <w:tcPr>
            <w:tcW w:w="9170" w:type="dxa"/>
          </w:tcPr>
          <w:p w14:paraId="4AA50DF4" w14:textId="3FF438E6" w:rsidR="00A67285" w:rsidRPr="006439AA" w:rsidRDefault="006439AA" w:rsidP="00B51BB7">
            <w:pPr>
              <w:pStyle w:val="Listenumros2"/>
              <w:numPr>
                <w:ilvl w:val="0"/>
                <w:numId w:val="0"/>
              </w:numPr>
              <w:rPr>
                <w:color w:val="FF0000"/>
              </w:rPr>
            </w:pPr>
            <w:r w:rsidRPr="006439AA">
              <w:rPr>
                <w:color w:val="FF0000"/>
                <w:highlight w:val="cyan"/>
              </w:rPr>
              <w:t>Même processus d’équipe (voir cours complémentaire)</w:t>
            </w:r>
          </w:p>
        </w:tc>
      </w:tr>
    </w:tbl>
    <w:p w14:paraId="0A76275C" w14:textId="152DE7DE" w:rsidR="00685B4E" w:rsidRPr="007D707C" w:rsidRDefault="6DBED13D" w:rsidP="340AB492">
      <w:pPr>
        <w:spacing w:before="0" w:after="0"/>
      </w:pPr>
      <w:proofErr w:type="gramStart"/>
      <w:r w:rsidRPr="340AB492">
        <w:rPr>
          <w:rFonts w:ascii="Arial" w:eastAsia="Arial" w:hAnsi="Arial" w:cs="Arial"/>
          <w:color w:val="FA0000"/>
          <w:szCs w:val="24"/>
          <w:highlight w:val="yellow"/>
        </w:rPr>
        <w:t>Planification  du</w:t>
      </w:r>
      <w:proofErr w:type="gramEnd"/>
      <w:r w:rsidRPr="340AB492">
        <w:rPr>
          <w:rFonts w:ascii="Arial" w:eastAsia="Arial" w:hAnsi="Arial" w:cs="Arial"/>
          <w:color w:val="FA0000"/>
          <w:szCs w:val="24"/>
          <w:highlight w:val="yellow"/>
        </w:rPr>
        <w:t xml:space="preserve"> projet</w:t>
      </w:r>
    </w:p>
    <w:p w14:paraId="2FE18890" w14:textId="1B0DFD47" w:rsidR="00685B4E" w:rsidRPr="007D707C" w:rsidRDefault="6DBED13D" w:rsidP="340AB492">
      <w:pPr>
        <w:spacing w:before="0" w:after="0"/>
      </w:pPr>
      <w:r w:rsidRPr="340AB492">
        <w:rPr>
          <w:rFonts w:ascii="Arial" w:eastAsia="Arial" w:hAnsi="Arial" w:cs="Arial"/>
          <w:color w:val="FA0000"/>
          <w:szCs w:val="24"/>
        </w:rPr>
        <w:t xml:space="preserve"> </w:t>
      </w:r>
    </w:p>
    <w:p w14:paraId="3E0EADCE" w14:textId="65D75D71" w:rsidR="00685B4E" w:rsidRPr="007D707C" w:rsidRDefault="6DBED13D" w:rsidP="00C54F07">
      <w:pPr>
        <w:pStyle w:val="Paragraphedeliste"/>
        <w:numPr>
          <w:ilvl w:val="0"/>
          <w:numId w:val="6"/>
        </w:numPr>
        <w:spacing w:before="0" w:after="0"/>
        <w:rPr>
          <w:rFonts w:ascii="Arial" w:eastAsia="Arial" w:hAnsi="Arial" w:cs="Arial"/>
          <w:color w:val="7030A0"/>
          <w:szCs w:val="24"/>
        </w:rPr>
      </w:pPr>
      <w:r w:rsidRPr="6EF9167E">
        <w:rPr>
          <w:rFonts w:ascii="Arial" w:eastAsia="Arial" w:hAnsi="Arial" w:cs="Arial"/>
          <w:color w:val="FA0000"/>
          <w:szCs w:val="24"/>
        </w:rPr>
        <w:t xml:space="preserve">Les étapes par semaine vous conviennent-elles et si non, que devrait-on </w:t>
      </w:r>
      <w:proofErr w:type="gramStart"/>
      <w:r w:rsidRPr="6EF9167E">
        <w:rPr>
          <w:rFonts w:ascii="Arial" w:eastAsia="Arial" w:hAnsi="Arial" w:cs="Arial"/>
          <w:color w:val="FA0000"/>
          <w:szCs w:val="24"/>
        </w:rPr>
        <w:t>modifier?</w:t>
      </w:r>
      <w:proofErr w:type="gramEnd"/>
      <w:r w:rsidR="6A0A6882" w:rsidRPr="6EF9167E">
        <w:rPr>
          <w:rFonts w:ascii="Arial" w:eastAsia="Arial" w:hAnsi="Arial" w:cs="Arial"/>
          <w:color w:val="FA0000"/>
          <w:szCs w:val="24"/>
        </w:rPr>
        <w:t xml:space="preserve"> </w:t>
      </w:r>
      <w:r w:rsidR="6A0A6882" w:rsidRPr="6EF9167E">
        <w:rPr>
          <w:rFonts w:ascii="Arial" w:eastAsia="Arial" w:hAnsi="Arial" w:cs="Arial"/>
          <w:color w:val="7030A0"/>
          <w:szCs w:val="24"/>
        </w:rPr>
        <w:t>Mon défi sera de ‘’faire de la place’’ à ces étapes dans un échéancier déjà serré.</w:t>
      </w:r>
    </w:p>
    <w:p w14:paraId="776CFD11" w14:textId="6716D735" w:rsidR="75322573" w:rsidRDefault="75322573" w:rsidP="6EF9167E">
      <w:pPr>
        <w:pStyle w:val="Paragraphedeliste"/>
        <w:spacing w:before="0" w:after="0"/>
        <w:rPr>
          <w:rFonts w:ascii="Arial" w:eastAsia="Arial" w:hAnsi="Arial" w:cs="Arial"/>
          <w:color w:val="7030A0"/>
          <w:szCs w:val="24"/>
        </w:rPr>
      </w:pPr>
      <w:r w:rsidRPr="6EF9167E">
        <w:rPr>
          <w:rFonts w:ascii="Arial" w:eastAsia="Arial" w:hAnsi="Arial" w:cs="Arial"/>
          <w:color w:val="7030A0"/>
          <w:szCs w:val="24"/>
        </w:rPr>
        <w:t xml:space="preserve">Le processus est clair. Il ressemble à celui de la démarche scientifique travaillé dans le cours de recherche qualitative. </w:t>
      </w:r>
      <w:commentRangeStart w:id="16"/>
      <w:r w:rsidRPr="6EF9167E">
        <w:rPr>
          <w:rFonts w:ascii="Arial" w:eastAsia="Arial" w:hAnsi="Arial" w:cs="Arial"/>
          <w:color w:val="7030A0"/>
          <w:szCs w:val="24"/>
        </w:rPr>
        <w:t xml:space="preserve">Y a-t-il un danger de </w:t>
      </w:r>
      <w:proofErr w:type="gramStart"/>
      <w:r w:rsidRPr="6EF9167E">
        <w:rPr>
          <w:rFonts w:ascii="Arial" w:eastAsia="Arial" w:hAnsi="Arial" w:cs="Arial"/>
          <w:color w:val="7030A0"/>
          <w:szCs w:val="24"/>
        </w:rPr>
        <w:t>doublon?</w:t>
      </w:r>
      <w:commentRangeEnd w:id="16"/>
      <w:proofErr w:type="gramEnd"/>
      <w:r w:rsidR="00D66581">
        <w:rPr>
          <w:rStyle w:val="Marquedecommentaire"/>
        </w:rPr>
        <w:commentReference w:id="16"/>
      </w:r>
    </w:p>
    <w:p w14:paraId="6127C7B8" w14:textId="193ABE04" w:rsidR="00685B4E" w:rsidRPr="007D707C" w:rsidRDefault="32D85574" w:rsidP="00C54F07">
      <w:pPr>
        <w:pStyle w:val="Paragraphedeliste"/>
        <w:numPr>
          <w:ilvl w:val="0"/>
          <w:numId w:val="4"/>
        </w:numPr>
        <w:spacing w:before="0" w:after="0"/>
        <w:rPr>
          <w:rFonts w:ascii="Arial" w:eastAsia="Arial" w:hAnsi="Arial" w:cs="Arial"/>
          <w:color w:val="FA0000"/>
          <w:szCs w:val="24"/>
        </w:rPr>
      </w:pPr>
      <w:r w:rsidRPr="6EF9167E">
        <w:rPr>
          <w:rFonts w:ascii="Arial" w:eastAsia="Arial" w:hAnsi="Arial" w:cs="Arial"/>
          <w:color w:val="FA0000"/>
          <w:szCs w:val="24"/>
        </w:rPr>
        <w:t xml:space="preserve">Après avoir pris connaissance de l'ensemble des étapes, est-ce que le processus vous semble </w:t>
      </w:r>
      <w:proofErr w:type="gramStart"/>
      <w:r w:rsidRPr="6EF9167E">
        <w:rPr>
          <w:rFonts w:ascii="Arial" w:eastAsia="Arial" w:hAnsi="Arial" w:cs="Arial"/>
          <w:color w:val="FA0000"/>
          <w:szCs w:val="24"/>
        </w:rPr>
        <w:t>clair?</w:t>
      </w:r>
      <w:proofErr w:type="gramEnd"/>
      <w:r w:rsidRPr="6EF9167E">
        <w:rPr>
          <w:rFonts w:ascii="Arial" w:eastAsia="Arial" w:hAnsi="Arial" w:cs="Arial"/>
          <w:color w:val="FA0000"/>
          <w:szCs w:val="24"/>
        </w:rPr>
        <w:t xml:space="preserve"> </w:t>
      </w:r>
    </w:p>
    <w:p w14:paraId="40D55C82" w14:textId="304EAD9C" w:rsidR="00685B4E" w:rsidRPr="007D707C" w:rsidRDefault="32D85574" w:rsidP="00C54F07">
      <w:pPr>
        <w:pStyle w:val="Paragraphedeliste"/>
        <w:numPr>
          <w:ilvl w:val="0"/>
          <w:numId w:val="4"/>
        </w:numPr>
        <w:spacing w:before="0" w:after="0"/>
        <w:rPr>
          <w:rFonts w:ascii="Arial" w:eastAsia="Arial" w:hAnsi="Arial" w:cs="Arial"/>
          <w:color w:val="FA0000"/>
          <w:szCs w:val="24"/>
        </w:rPr>
      </w:pPr>
      <w:r w:rsidRPr="6EF9167E">
        <w:rPr>
          <w:rFonts w:ascii="Arial" w:eastAsia="Arial" w:hAnsi="Arial" w:cs="Arial"/>
          <w:color w:val="FA0000"/>
          <w:szCs w:val="24"/>
        </w:rPr>
        <w:t xml:space="preserve">Y-aurait-il des ajustements tels que des moments à modifier dans la ligne du temps du </w:t>
      </w:r>
      <w:proofErr w:type="gramStart"/>
      <w:r w:rsidRPr="6EF9167E">
        <w:rPr>
          <w:rFonts w:ascii="Arial" w:eastAsia="Arial" w:hAnsi="Arial" w:cs="Arial"/>
          <w:color w:val="FA0000"/>
          <w:szCs w:val="24"/>
        </w:rPr>
        <w:t>calendrier?</w:t>
      </w:r>
      <w:proofErr w:type="gramEnd"/>
    </w:p>
    <w:p w14:paraId="5DBC29E8" w14:textId="130CD615" w:rsidR="099C0061" w:rsidRDefault="099C0061" w:rsidP="00C54F07">
      <w:pPr>
        <w:pStyle w:val="Paragraphedeliste"/>
        <w:numPr>
          <w:ilvl w:val="0"/>
          <w:numId w:val="4"/>
        </w:numPr>
        <w:spacing w:before="0" w:after="0"/>
        <w:rPr>
          <w:rFonts w:ascii="Arial" w:eastAsia="Arial" w:hAnsi="Arial" w:cs="Arial"/>
          <w:color w:val="7030A0"/>
          <w:szCs w:val="24"/>
        </w:rPr>
      </w:pPr>
      <w:r w:rsidRPr="6EF9167E">
        <w:rPr>
          <w:rFonts w:ascii="Arial" w:eastAsia="Arial" w:hAnsi="Arial" w:cs="Arial"/>
          <w:color w:val="7030A0"/>
          <w:szCs w:val="24"/>
        </w:rPr>
        <w:t xml:space="preserve">Au cégep GIM, l’évaluation finale est entre </w:t>
      </w:r>
      <w:commentRangeStart w:id="17"/>
      <w:commentRangeStart w:id="18"/>
      <w:commentRangeStart w:id="19"/>
      <w:r w:rsidRPr="6EF9167E">
        <w:rPr>
          <w:rFonts w:ascii="Arial" w:eastAsia="Arial" w:hAnsi="Arial" w:cs="Arial"/>
          <w:color w:val="7030A0"/>
          <w:szCs w:val="24"/>
        </w:rPr>
        <w:t xml:space="preserve">40 et 60%. Je comprends que le 25% </w:t>
      </w:r>
      <w:commentRangeEnd w:id="17"/>
      <w:r w:rsidR="00163475">
        <w:rPr>
          <w:rStyle w:val="Marquedecommentaire"/>
        </w:rPr>
        <w:commentReference w:id="17"/>
      </w:r>
      <w:commentRangeEnd w:id="18"/>
      <w:r w:rsidR="00163475">
        <w:rPr>
          <w:rStyle w:val="CommentReference"/>
        </w:rPr>
        <w:commentReference w:id="18"/>
      </w:r>
      <w:commentRangeEnd w:id="19"/>
      <w:r>
        <w:rPr>
          <w:rStyle w:val="CommentReference"/>
        </w:rPr>
        <w:commentReference w:id="19"/>
      </w:r>
      <w:r w:rsidRPr="6EF9167E">
        <w:rPr>
          <w:rFonts w:ascii="Arial" w:eastAsia="Arial" w:hAnsi="Arial" w:cs="Arial"/>
          <w:color w:val="7030A0"/>
          <w:szCs w:val="24"/>
        </w:rPr>
        <w:t xml:space="preserve">de la fin se cumule avec les autres remises pour un total </w:t>
      </w:r>
      <w:commentRangeStart w:id="21"/>
      <w:r w:rsidRPr="6EF9167E">
        <w:rPr>
          <w:rFonts w:ascii="Arial" w:eastAsia="Arial" w:hAnsi="Arial" w:cs="Arial"/>
          <w:color w:val="7030A0"/>
          <w:szCs w:val="24"/>
        </w:rPr>
        <w:t>de 45%.</w:t>
      </w:r>
      <w:commentRangeEnd w:id="21"/>
      <w:r w:rsidR="00E26DB9">
        <w:rPr>
          <w:rStyle w:val="Marquedecommentaire"/>
        </w:rPr>
        <w:commentReference w:id="21"/>
      </w:r>
    </w:p>
    <w:p w14:paraId="4412A67C" w14:textId="4D794727" w:rsidR="00C139CE" w:rsidRPr="007D707C" w:rsidRDefault="00D81E37" w:rsidP="00C139CE">
      <w:pPr>
        <w:pStyle w:val="Titre1"/>
      </w:pPr>
      <w:r>
        <w:t>Planification</w:t>
      </w:r>
      <w:r w:rsidR="00C139CE">
        <w:t xml:space="preserve"> du projet (Calendrier de la session)</w:t>
      </w:r>
    </w:p>
    <w:tbl>
      <w:tblPr>
        <w:tblW w:w="10070" w:type="dxa"/>
        <w:tblLayout w:type="fixed"/>
        <w:tblCellMar>
          <w:left w:w="115" w:type="dxa"/>
          <w:right w:w="115" w:type="dxa"/>
        </w:tblCellMar>
        <w:tblLook w:val="0600" w:firstRow="0" w:lastRow="0" w:firstColumn="0" w:lastColumn="0" w:noHBand="1" w:noVBand="1"/>
      </w:tblPr>
      <w:tblGrid>
        <w:gridCol w:w="450"/>
        <w:gridCol w:w="9170"/>
        <w:gridCol w:w="450"/>
      </w:tblGrid>
      <w:tr w:rsidR="00C139CE" w:rsidRPr="007D707C" w14:paraId="2DBA19EF" w14:textId="77777777" w:rsidTr="340AB492">
        <w:trPr>
          <w:trHeight w:val="297"/>
        </w:trPr>
        <w:tc>
          <w:tcPr>
            <w:tcW w:w="450" w:type="dxa"/>
          </w:tcPr>
          <w:p w14:paraId="1A89C4FB" w14:textId="77777777" w:rsidR="00C139CE" w:rsidRPr="007D707C" w:rsidRDefault="00C139CE">
            <w:pPr>
              <w:pStyle w:val="Casecocher"/>
            </w:pPr>
          </w:p>
        </w:tc>
        <w:tc>
          <w:tcPr>
            <w:tcW w:w="9620" w:type="dxa"/>
            <w:gridSpan w:val="2"/>
          </w:tcPr>
          <w:p w14:paraId="3256942C" w14:textId="77777777" w:rsidR="00C139CE" w:rsidRPr="00C139CE" w:rsidRDefault="00C139CE" w:rsidP="00C54F07">
            <w:pPr>
              <w:pStyle w:val="Listenumros"/>
              <w:numPr>
                <w:ilvl w:val="0"/>
                <w:numId w:val="16"/>
              </w:numPr>
              <w:rPr>
                <w:b/>
                <w:bCs/>
                <w:color w:val="63A537" w:themeColor="accent2"/>
              </w:rPr>
            </w:pPr>
            <w:r w:rsidRPr="00C139CE">
              <w:rPr>
                <w:b/>
                <w:bCs/>
                <w:color w:val="63A537" w:themeColor="accent2"/>
              </w:rPr>
              <w:t>Semaine 1 </w:t>
            </w:r>
          </w:p>
          <w:p w14:paraId="3E7F1E4C" w14:textId="77777777" w:rsidR="00C139CE" w:rsidRPr="007D707C" w:rsidRDefault="00000000">
            <w:pPr>
              <w:pStyle w:val="Listenumros2"/>
              <w:ind w:left="853"/>
            </w:pPr>
            <w:sdt>
              <w:sdtPr>
                <w:id w:val="-1842698003"/>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Prendre connaissance des consignes et des étapes du projet </w:t>
            </w:r>
          </w:p>
        </w:tc>
      </w:tr>
      <w:tr w:rsidR="00C139CE" w:rsidRPr="007D707C" w14:paraId="1F6EFB19" w14:textId="77777777" w:rsidTr="340AB492">
        <w:tc>
          <w:tcPr>
            <w:tcW w:w="450" w:type="dxa"/>
          </w:tcPr>
          <w:p w14:paraId="5781B4DF" w14:textId="77777777" w:rsidR="00C139CE" w:rsidRPr="007D707C" w:rsidRDefault="00C139CE">
            <w:pPr>
              <w:pStyle w:val="Casecocher"/>
            </w:pPr>
          </w:p>
        </w:tc>
        <w:tc>
          <w:tcPr>
            <w:tcW w:w="9620" w:type="dxa"/>
            <w:gridSpan w:val="2"/>
          </w:tcPr>
          <w:p w14:paraId="2604C10E" w14:textId="6B641427" w:rsidR="00C139CE" w:rsidRPr="007D707C" w:rsidRDefault="00000000">
            <w:pPr>
              <w:pStyle w:val="Listenumros2"/>
              <w:ind w:left="853"/>
            </w:pPr>
            <w:sdt>
              <w:sdtPr>
                <w:id w:val="-1195608043"/>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Se mettre en équipe de quatre personnes </w:t>
            </w:r>
            <w:r w:rsidR="00802059">
              <w:t xml:space="preserve">et envoyer </w:t>
            </w:r>
            <w:r w:rsidR="00E4581D">
              <w:t>le nom de coéquipiers à l’enseignant</w:t>
            </w:r>
          </w:p>
        </w:tc>
      </w:tr>
      <w:tr w:rsidR="00C139CE" w:rsidRPr="007D707C" w14:paraId="5F419AEF" w14:textId="77777777" w:rsidTr="340AB492">
        <w:trPr>
          <w:gridAfter w:val="1"/>
          <w:wAfter w:w="450" w:type="dxa"/>
        </w:trPr>
        <w:tc>
          <w:tcPr>
            <w:tcW w:w="450" w:type="dxa"/>
          </w:tcPr>
          <w:p w14:paraId="7FA3ACB8" w14:textId="77777777" w:rsidR="00C139CE" w:rsidRPr="007D707C" w:rsidRDefault="00C139CE">
            <w:pPr>
              <w:pStyle w:val="Casecocher"/>
            </w:pPr>
          </w:p>
        </w:tc>
        <w:tc>
          <w:tcPr>
            <w:tcW w:w="9170" w:type="dxa"/>
          </w:tcPr>
          <w:p w14:paraId="4526095A" w14:textId="5A096EF4" w:rsidR="00C139CE" w:rsidRPr="007D707C" w:rsidRDefault="00000000">
            <w:pPr>
              <w:pStyle w:val="Listenumros2"/>
              <w:ind w:left="853" w:hanging="407"/>
            </w:pPr>
            <w:sdt>
              <w:sdtPr>
                <w:id w:val="-1629930718"/>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Choisir trois thématiques en équipe parmi celles disponibles</w:t>
            </w:r>
          </w:p>
        </w:tc>
      </w:tr>
      <w:tr w:rsidR="00C139CE" w:rsidRPr="007D707C" w14:paraId="6C6DD797" w14:textId="77777777" w:rsidTr="340AB492">
        <w:tc>
          <w:tcPr>
            <w:tcW w:w="450" w:type="dxa"/>
          </w:tcPr>
          <w:p w14:paraId="72E1A979" w14:textId="77777777" w:rsidR="00C139CE" w:rsidRPr="007D707C" w:rsidRDefault="00C139CE">
            <w:pPr>
              <w:pStyle w:val="Casecocher"/>
            </w:pPr>
          </w:p>
        </w:tc>
        <w:tc>
          <w:tcPr>
            <w:tcW w:w="9620" w:type="dxa"/>
            <w:gridSpan w:val="2"/>
          </w:tcPr>
          <w:p w14:paraId="562F8150" w14:textId="77777777" w:rsidR="00C139CE" w:rsidRPr="00A96645" w:rsidRDefault="00C139CE">
            <w:pPr>
              <w:pStyle w:val="Listenumros"/>
              <w:rPr>
                <w:b/>
                <w:bCs/>
                <w:color w:val="63A537" w:themeColor="accent2"/>
              </w:rPr>
            </w:pPr>
            <w:r w:rsidRPr="00A96645">
              <w:rPr>
                <w:b/>
                <w:bCs/>
                <w:color w:val="63A537" w:themeColor="accent2"/>
              </w:rPr>
              <w:t>Semaine 2</w:t>
            </w:r>
          </w:p>
          <w:p w14:paraId="7780CBBA" w14:textId="77777777" w:rsidR="00C139CE" w:rsidRDefault="00000000">
            <w:pPr>
              <w:pStyle w:val="Listenumros2"/>
              <w:ind w:left="853"/>
            </w:pPr>
            <w:sdt>
              <w:sdtPr>
                <w:id w:val="751549166"/>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Choix officiel de la thématique</w:t>
            </w:r>
          </w:p>
          <w:p w14:paraId="23148D77" w14:textId="10A06BC8" w:rsidR="00C139CE" w:rsidRDefault="00000000">
            <w:pPr>
              <w:pStyle w:val="Listenumros2"/>
              <w:ind w:left="853"/>
            </w:pPr>
            <w:sdt>
              <w:sdtPr>
                <w:id w:val="-2045905646"/>
                <w:temporary/>
                <w15:appearance w15:val="hidden"/>
                <w14:checkbox>
                  <w14:checked w14:val="0"/>
                  <w14:checkedState w14:val="0050" w14:font="Aptos Display"/>
                  <w14:uncheckedState w14:val="2610" w14:font="MS Gothic"/>
                </w14:checkbox>
              </w:sdtPr>
              <w:sdtContent>
                <w:r w:rsidR="001807CD" w:rsidRPr="007D707C">
                  <w:rPr>
                    <w:rFonts w:ascii="Segoe UI Symbol" w:eastAsia="Segoe UI Symbol" w:hAnsi="Segoe UI Symbol" w:cs="Segoe UI Symbol"/>
                    <w:lang w:bidi="fr-FR"/>
                  </w:rPr>
                  <w:t>☐</w:t>
                </w:r>
              </w:sdtContent>
            </w:sdt>
            <w:r w:rsidR="00C139CE">
              <w:t xml:space="preserve"> Début de la recherche documentaire</w:t>
            </w:r>
          </w:p>
          <w:p w14:paraId="6683E179" w14:textId="77777777" w:rsidR="00C139CE" w:rsidRPr="007D707C" w:rsidRDefault="00000000">
            <w:pPr>
              <w:pStyle w:val="Listenumros2"/>
              <w:ind w:left="853"/>
            </w:pPr>
            <w:sdt>
              <w:sdtPr>
                <w:id w:val="-360592715"/>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Division des tâches entre les membres de l’équipe </w:t>
            </w:r>
          </w:p>
        </w:tc>
      </w:tr>
      <w:tr w:rsidR="00C139CE" w:rsidRPr="007D707C" w14:paraId="7D426FCA" w14:textId="77777777" w:rsidTr="340AB492">
        <w:tc>
          <w:tcPr>
            <w:tcW w:w="450" w:type="dxa"/>
          </w:tcPr>
          <w:p w14:paraId="4CF4A6A1" w14:textId="77777777" w:rsidR="00C139CE" w:rsidRPr="007D707C" w:rsidRDefault="00C139CE">
            <w:pPr>
              <w:pStyle w:val="Casecocher"/>
            </w:pPr>
          </w:p>
        </w:tc>
        <w:tc>
          <w:tcPr>
            <w:tcW w:w="9620" w:type="dxa"/>
            <w:gridSpan w:val="2"/>
          </w:tcPr>
          <w:p w14:paraId="60A9422E" w14:textId="77777777" w:rsidR="00C139CE" w:rsidRPr="00A96645" w:rsidRDefault="00C139CE">
            <w:pPr>
              <w:pStyle w:val="Listenumros"/>
              <w:rPr>
                <w:b/>
                <w:bCs/>
                <w:color w:val="63A537" w:themeColor="accent2"/>
              </w:rPr>
            </w:pPr>
            <w:r w:rsidRPr="00A96645">
              <w:rPr>
                <w:b/>
                <w:bCs/>
                <w:color w:val="63A537" w:themeColor="accent2"/>
              </w:rPr>
              <w:t>Semaine 3</w:t>
            </w:r>
          </w:p>
          <w:p w14:paraId="585CDACB" w14:textId="3E6BFD2F" w:rsidR="00C139CE" w:rsidRPr="007D707C" w:rsidRDefault="00000000">
            <w:pPr>
              <w:pStyle w:val="Listenumros2"/>
              <w:ind w:left="853"/>
            </w:pPr>
            <w:sdt>
              <w:sdtPr>
                <w:id w:val="-1534344332"/>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Présentation et évaluation formative </w:t>
            </w:r>
            <w:r w:rsidR="002F5D34">
              <w:t xml:space="preserve">du plan </w:t>
            </w:r>
            <w:r w:rsidR="00C139CE">
              <w:t xml:space="preserve">en classe </w:t>
            </w:r>
          </w:p>
        </w:tc>
      </w:tr>
      <w:tr w:rsidR="00C139CE" w:rsidRPr="007D707C" w14:paraId="0CFEAF0D" w14:textId="77777777" w:rsidTr="340AB492">
        <w:tc>
          <w:tcPr>
            <w:tcW w:w="450" w:type="dxa"/>
          </w:tcPr>
          <w:p w14:paraId="78C7949C" w14:textId="77777777" w:rsidR="00C139CE" w:rsidRPr="007D707C" w:rsidRDefault="00C139CE">
            <w:pPr>
              <w:pStyle w:val="Casecocher"/>
            </w:pPr>
          </w:p>
        </w:tc>
        <w:tc>
          <w:tcPr>
            <w:tcW w:w="9620" w:type="dxa"/>
            <w:gridSpan w:val="2"/>
          </w:tcPr>
          <w:p w14:paraId="1B9D2B2C" w14:textId="77777777" w:rsidR="00C139CE" w:rsidRPr="00A96645" w:rsidRDefault="00C139CE">
            <w:pPr>
              <w:pStyle w:val="Listenumros"/>
              <w:rPr>
                <w:b/>
                <w:bCs/>
                <w:color w:val="63A537" w:themeColor="accent2"/>
              </w:rPr>
            </w:pPr>
            <w:r w:rsidRPr="00A96645">
              <w:rPr>
                <w:b/>
                <w:bCs/>
                <w:color w:val="63A537" w:themeColor="accent2"/>
              </w:rPr>
              <w:t>Semaine 4</w:t>
            </w:r>
          </w:p>
          <w:p w14:paraId="1AAD7F70" w14:textId="09D6DACE" w:rsidR="00C139CE" w:rsidRPr="007D707C" w:rsidRDefault="00000000">
            <w:pPr>
              <w:pStyle w:val="Listenumros2"/>
              <w:ind w:left="853"/>
            </w:pPr>
            <w:sdt>
              <w:sdtPr>
                <w:id w:val="1240129593"/>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t xml:space="preserve"> Continuer </w:t>
            </w:r>
            <w:r w:rsidR="002D0CD1">
              <w:t xml:space="preserve">le </w:t>
            </w:r>
            <w:r w:rsidR="005C5E95">
              <w:t xml:space="preserve">travail de recherche documentaire </w:t>
            </w:r>
          </w:p>
        </w:tc>
      </w:tr>
      <w:tr w:rsidR="00C139CE" w:rsidRPr="007D707C" w14:paraId="325EF3D4" w14:textId="77777777" w:rsidTr="340AB492">
        <w:tc>
          <w:tcPr>
            <w:tcW w:w="450" w:type="dxa"/>
          </w:tcPr>
          <w:p w14:paraId="218E4484" w14:textId="77777777" w:rsidR="00C139CE" w:rsidRPr="007D707C" w:rsidRDefault="00C139CE">
            <w:pPr>
              <w:pStyle w:val="Casecocher"/>
            </w:pPr>
          </w:p>
        </w:tc>
        <w:tc>
          <w:tcPr>
            <w:tcW w:w="9620" w:type="dxa"/>
            <w:gridSpan w:val="2"/>
          </w:tcPr>
          <w:p w14:paraId="69E737AB" w14:textId="77777777" w:rsidR="00C139CE" w:rsidRPr="00A96645" w:rsidRDefault="00C139CE">
            <w:pPr>
              <w:pStyle w:val="Listenumros"/>
              <w:rPr>
                <w:b/>
                <w:bCs/>
                <w:color w:val="63A537" w:themeColor="accent2"/>
              </w:rPr>
            </w:pPr>
            <w:r w:rsidRPr="00A96645">
              <w:rPr>
                <w:b/>
                <w:bCs/>
                <w:color w:val="63A537" w:themeColor="accent2"/>
              </w:rPr>
              <w:t>Semaine 5</w:t>
            </w:r>
          </w:p>
          <w:p w14:paraId="5B78F3EC" w14:textId="29CEFA33" w:rsidR="005C5E95" w:rsidRDefault="00000000" w:rsidP="005C5E95">
            <w:pPr>
              <w:pStyle w:val="Listenumros2"/>
              <w:ind w:left="853"/>
            </w:pPr>
            <w:sdt>
              <w:sdtPr>
                <w:id w:val="157123361"/>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t xml:space="preserve"> Remise de la recherche documentaire (15%)</w:t>
            </w:r>
          </w:p>
          <w:p w14:paraId="42C5F2CD" w14:textId="77777777" w:rsidR="005C5E95" w:rsidRDefault="00000000" w:rsidP="005C5E95">
            <w:pPr>
              <w:pStyle w:val="Listenumros2"/>
              <w:ind w:left="853"/>
            </w:pPr>
            <w:sdt>
              <w:sdtPr>
                <w:id w:val="976113138"/>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rPr>
                <w:rFonts w:ascii="Segoe UI Symbol" w:eastAsia="Segoe UI Symbol" w:hAnsi="Segoe UI Symbol" w:cs="Segoe UI Symbol"/>
                <w:lang w:bidi="fr-FR"/>
              </w:rPr>
              <w:t xml:space="preserve"> </w:t>
            </w:r>
            <w:r w:rsidR="005C5E95" w:rsidRPr="00644E1C">
              <w:rPr>
                <w:rFonts w:eastAsia="Segoe UI Symbol" w:cstheme="minorHAnsi"/>
                <w:lang w:bidi="fr-FR"/>
              </w:rPr>
              <w:t>Début de la construction du schéma d’entrevue : répartition des tâches entre les membres de l’équipe</w:t>
            </w:r>
            <w:r w:rsidR="005C5E95">
              <w:t xml:space="preserve"> </w:t>
            </w:r>
          </w:p>
          <w:p w14:paraId="664F9268" w14:textId="689E88DC" w:rsidR="00C139CE" w:rsidRDefault="00000000" w:rsidP="005C5E95">
            <w:pPr>
              <w:pStyle w:val="Listenumros2"/>
              <w:ind w:left="853"/>
            </w:pPr>
            <w:sdt>
              <w:sdtPr>
                <w:id w:val="-1550680963"/>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t xml:space="preserve"> </w:t>
            </w:r>
            <w:r w:rsidR="00C139CE">
              <w:t>Jumelage avec la personne aînée</w:t>
            </w:r>
          </w:p>
          <w:p w14:paraId="15B08038" w14:textId="77777777" w:rsidR="00C139CE" w:rsidRDefault="00000000" w:rsidP="6FAAB566">
            <w:pPr>
              <w:pStyle w:val="Listenumros2"/>
              <w:ind w:left="853"/>
              <w:rPr>
                <w:highlight w:val="yellow"/>
              </w:rPr>
            </w:pPr>
            <w:sdt>
              <w:sdtPr>
                <w:rPr>
                  <w:rFonts w:ascii="Segoe UI Symbol" w:eastAsia="Segoe UI Symbol" w:hAnsi="Segoe UI Symbol" w:cs="Segoe UI Symbol"/>
                  <w:highlight w:val="yellow"/>
                  <w:lang w:bidi="fr-FR"/>
                </w:rPr>
                <w:id w:val="993002449"/>
                <w:temporary/>
                <w15:appearance w15:val="hidden"/>
                <w14:checkbox>
                  <w14:checked w14:val="0"/>
                  <w14:checkedState w14:val="0050" w14:font="Aptos Display"/>
                  <w14:uncheckedState w14:val="2610" w14:font="MS Gothic"/>
                </w14:checkbox>
              </w:sdtPr>
              <w:sdtContent>
                <w:r w:rsidR="00C139CE" w:rsidRPr="042E30E0">
                  <w:rPr>
                    <w:rFonts w:ascii="Segoe UI Symbol" w:eastAsia="Segoe UI Symbol" w:hAnsi="Segoe UI Symbol" w:cs="Segoe UI Symbol"/>
                    <w:highlight w:val="yellow"/>
                    <w:lang w:bidi="fr-FR"/>
                  </w:rPr>
                  <w:t>☐</w:t>
                </w:r>
              </w:sdtContent>
            </w:sdt>
            <w:r w:rsidR="00C139CE" w:rsidRPr="042E30E0">
              <w:rPr>
                <w:highlight w:val="yellow"/>
              </w:rPr>
              <w:t xml:space="preserve"> Organisation pour la prise de rendez-vous entre la semaine 8 et 10</w:t>
            </w:r>
            <w:commentRangeStart w:id="22"/>
            <w:commentRangeEnd w:id="22"/>
            <w:r w:rsidR="00C547FC">
              <w:rPr>
                <w:rStyle w:val="CommentReference"/>
                <w:sz w:val="24"/>
                <w:szCs w:val="22"/>
                <w:highlight w:val="yellow"/>
              </w:rPr>
              <w:commentReference w:id="22"/>
            </w:r>
          </w:p>
          <w:p w14:paraId="2F338F0E" w14:textId="77777777" w:rsidR="00C139CE" w:rsidRDefault="00000000">
            <w:pPr>
              <w:pStyle w:val="Listenumros2"/>
              <w:ind w:left="853"/>
            </w:pPr>
            <w:sdt>
              <w:sdtPr>
                <w:id w:val="430713397"/>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Construction du schéma d’entrevue et validation formative en classe </w:t>
            </w:r>
          </w:p>
          <w:p w14:paraId="6803D417" w14:textId="77777777" w:rsidR="00C139CE" w:rsidRPr="00A96645" w:rsidRDefault="00C139CE">
            <w:pPr>
              <w:pStyle w:val="Listenumros"/>
              <w:rPr>
                <w:b/>
                <w:bCs/>
                <w:color w:val="63A537" w:themeColor="accent2"/>
              </w:rPr>
            </w:pPr>
            <w:r w:rsidRPr="00A96645">
              <w:rPr>
                <w:b/>
                <w:bCs/>
                <w:color w:val="63A537" w:themeColor="accent2"/>
              </w:rPr>
              <w:t>Semaine 6</w:t>
            </w:r>
          </w:p>
          <w:p w14:paraId="0D342362" w14:textId="5AB27AF7" w:rsidR="005C5E95" w:rsidRDefault="00000000" w:rsidP="005C5E95">
            <w:pPr>
              <w:pStyle w:val="Listenumros2"/>
              <w:ind w:left="853"/>
            </w:pPr>
            <w:sdt>
              <w:sdtPr>
                <w:id w:val="2099824013"/>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t xml:space="preserve"> Construction du schéma d’entrevue et validation formative en classe </w:t>
            </w:r>
          </w:p>
          <w:p w14:paraId="7D805D1B" w14:textId="27E8BDF9" w:rsidR="005C5E95" w:rsidRPr="00A96645" w:rsidRDefault="005C5E95" w:rsidP="005C5E95">
            <w:pPr>
              <w:pStyle w:val="Listenumros"/>
              <w:rPr>
                <w:b/>
                <w:bCs/>
                <w:color w:val="63A537" w:themeColor="accent2"/>
              </w:rPr>
            </w:pPr>
            <w:r w:rsidRPr="00A96645">
              <w:rPr>
                <w:b/>
                <w:bCs/>
                <w:color w:val="63A537" w:themeColor="accent2"/>
              </w:rPr>
              <w:t xml:space="preserve">Semaine </w:t>
            </w:r>
            <w:r>
              <w:rPr>
                <w:b/>
                <w:bCs/>
                <w:color w:val="63A537" w:themeColor="accent2"/>
              </w:rPr>
              <w:t>7</w:t>
            </w:r>
          </w:p>
          <w:p w14:paraId="75EC658C" w14:textId="63D45F1D" w:rsidR="00C139CE" w:rsidRDefault="00000000">
            <w:pPr>
              <w:pStyle w:val="Listenumros2"/>
              <w:ind w:left="853"/>
            </w:pPr>
            <w:sdt>
              <w:sdtPr>
                <w:id w:val="390004361"/>
                <w:temporary/>
                <w15:appearance w15:val="hidden"/>
                <w14:checkbox>
                  <w14:checked w14:val="0"/>
                  <w14:checkedState w14:val="0050" w14:font="Aptos Display"/>
                  <w14:uncheckedState w14:val="2610" w14:font="MS Gothic"/>
                </w14:checkbox>
              </w:sdtPr>
              <w:sdtContent>
                <w:r w:rsidR="005C5E95" w:rsidRPr="007D707C">
                  <w:rPr>
                    <w:rFonts w:ascii="Segoe UI Symbol" w:eastAsia="Segoe UI Symbol" w:hAnsi="Segoe UI Symbol" w:cs="Segoe UI Symbol"/>
                    <w:lang w:bidi="fr-FR"/>
                  </w:rPr>
                  <w:t>☐</w:t>
                </w:r>
              </w:sdtContent>
            </w:sdt>
            <w:r w:rsidR="005C5E95">
              <w:t xml:space="preserve"> </w:t>
            </w:r>
            <w:r w:rsidR="00C139CE">
              <w:t>Remise du schéma d’entrevue (5%)</w:t>
            </w:r>
          </w:p>
          <w:p w14:paraId="09009AFB" w14:textId="77777777" w:rsidR="00C139CE" w:rsidRPr="00A96645" w:rsidRDefault="00C139CE" w:rsidP="00C54F07">
            <w:pPr>
              <w:pStyle w:val="Listenumros"/>
              <w:numPr>
                <w:ilvl w:val="0"/>
                <w:numId w:val="14"/>
              </w:numPr>
              <w:rPr>
                <w:b/>
                <w:bCs/>
                <w:color w:val="63A537" w:themeColor="accent2"/>
              </w:rPr>
            </w:pPr>
            <w:r w:rsidRPr="00A96645">
              <w:rPr>
                <w:b/>
                <w:bCs/>
                <w:color w:val="63A537" w:themeColor="accent2"/>
              </w:rPr>
              <w:t>Semaine 8</w:t>
            </w:r>
          </w:p>
          <w:p w14:paraId="7746510B" w14:textId="77777777" w:rsidR="00C139CE" w:rsidRDefault="00000000" w:rsidP="00C54F07">
            <w:pPr>
              <w:pStyle w:val="Listenumros2"/>
              <w:numPr>
                <w:ilvl w:val="1"/>
                <w:numId w:val="13"/>
              </w:numPr>
              <w:ind w:left="853"/>
            </w:pPr>
            <w:sdt>
              <w:sdtPr>
                <w:id w:val="-938981485"/>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Correction des questions d’entrevue</w:t>
            </w:r>
          </w:p>
          <w:p w14:paraId="5FA0063C" w14:textId="77777777" w:rsidR="00C139CE" w:rsidRDefault="00000000" w:rsidP="00C54F07">
            <w:pPr>
              <w:pStyle w:val="Listenumros2"/>
              <w:numPr>
                <w:ilvl w:val="1"/>
                <w:numId w:val="13"/>
              </w:numPr>
              <w:ind w:left="853"/>
            </w:pPr>
            <w:sdt>
              <w:sdtPr>
                <w:id w:val="832649000"/>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Validation de la date d’entrevue</w:t>
            </w:r>
          </w:p>
          <w:p w14:paraId="191C13BA" w14:textId="714F68D5" w:rsidR="00C139CE" w:rsidRDefault="00000000" w:rsidP="00C54F07">
            <w:pPr>
              <w:pStyle w:val="Listenumros2"/>
              <w:numPr>
                <w:ilvl w:val="1"/>
                <w:numId w:val="13"/>
              </w:numPr>
              <w:ind w:left="853"/>
            </w:pPr>
            <w:sdt>
              <w:sdtPr>
                <w:id w:val="578717670"/>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Préparation du matériel et prétest du matériel</w:t>
            </w:r>
          </w:p>
          <w:p w14:paraId="652D7792" w14:textId="77777777" w:rsidR="00C139CE" w:rsidRPr="00A96645" w:rsidRDefault="00C139CE">
            <w:pPr>
              <w:pStyle w:val="Listenumros"/>
              <w:rPr>
                <w:b/>
                <w:bCs/>
                <w:color w:val="63A537" w:themeColor="accent2"/>
              </w:rPr>
            </w:pPr>
            <w:r w:rsidRPr="00A96645">
              <w:rPr>
                <w:b/>
                <w:bCs/>
                <w:color w:val="63A537" w:themeColor="accent2"/>
              </w:rPr>
              <w:t>Semaine 9 et 10</w:t>
            </w:r>
          </w:p>
          <w:p w14:paraId="1C51144D" w14:textId="77777777" w:rsidR="00C139CE" w:rsidRDefault="00000000">
            <w:pPr>
              <w:pStyle w:val="Listenumros2"/>
              <w:ind w:left="853"/>
            </w:pPr>
            <w:sdt>
              <w:sdtPr>
                <w:id w:val="-88164585"/>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Passation des entrevues </w:t>
            </w:r>
          </w:p>
          <w:p w14:paraId="6D8495E7" w14:textId="77777777" w:rsidR="00C139CE" w:rsidRPr="00A96645" w:rsidRDefault="00C139CE">
            <w:pPr>
              <w:pStyle w:val="Listenumros"/>
              <w:rPr>
                <w:b/>
                <w:bCs/>
              </w:rPr>
            </w:pPr>
            <w:r>
              <w:t xml:space="preserve"> </w:t>
            </w:r>
            <w:r w:rsidRPr="00A96645">
              <w:rPr>
                <w:b/>
                <w:bCs/>
                <w:color w:val="63A537" w:themeColor="accent2"/>
              </w:rPr>
              <w:t>Semaine 10 à 12</w:t>
            </w:r>
          </w:p>
          <w:p w14:paraId="1277A725" w14:textId="541CBC4A" w:rsidR="00C139CE" w:rsidRDefault="00000000">
            <w:pPr>
              <w:pStyle w:val="Listenumros2"/>
              <w:ind w:left="853" w:hanging="428"/>
            </w:pPr>
            <w:sdt>
              <w:sdtPr>
                <w:id w:val="272376008"/>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Saisie des données de l’entrevue</w:t>
            </w:r>
            <w:r w:rsidR="002F5D34">
              <w:t xml:space="preserve"> ; écrire un court résumé des éléments-clés ainsi que des citations pertinentes. </w:t>
            </w:r>
          </w:p>
          <w:p w14:paraId="19130213" w14:textId="77777777" w:rsidR="00C139CE" w:rsidRDefault="00000000">
            <w:pPr>
              <w:pStyle w:val="Listenumros2"/>
              <w:ind w:left="853"/>
            </w:pPr>
            <w:sdt>
              <w:sdtPr>
                <w:id w:val="572089757"/>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Plan de travail de la rédaction du rapport d’entrevue</w:t>
            </w:r>
          </w:p>
          <w:p w14:paraId="09435837" w14:textId="77777777" w:rsidR="00C139CE" w:rsidRDefault="00000000">
            <w:pPr>
              <w:pStyle w:val="Listenumros2"/>
              <w:ind w:left="853"/>
            </w:pPr>
            <w:sdt>
              <w:sdtPr>
                <w:id w:val="1143090646"/>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Écriture et correction du rapport d’entrevue </w:t>
            </w:r>
          </w:p>
          <w:p w14:paraId="779BEA21" w14:textId="77777777" w:rsidR="00C139CE" w:rsidRPr="00A96645" w:rsidRDefault="00C139CE" w:rsidP="00C54F07">
            <w:pPr>
              <w:pStyle w:val="Listenumros"/>
              <w:numPr>
                <w:ilvl w:val="0"/>
                <w:numId w:val="15"/>
              </w:numPr>
              <w:rPr>
                <w:b/>
                <w:bCs/>
                <w:color w:val="63A537" w:themeColor="accent2"/>
              </w:rPr>
            </w:pPr>
            <w:r w:rsidRPr="00A96645">
              <w:rPr>
                <w:b/>
                <w:bCs/>
                <w:color w:val="63A537" w:themeColor="accent2"/>
              </w:rPr>
              <w:t>Semaine 13</w:t>
            </w:r>
          </w:p>
          <w:p w14:paraId="3371DE03" w14:textId="77777777" w:rsidR="00C139CE" w:rsidRPr="007D707C" w:rsidRDefault="00000000">
            <w:pPr>
              <w:pStyle w:val="Listenumros2"/>
              <w:ind w:left="853"/>
            </w:pPr>
            <w:sdt>
              <w:sdtPr>
                <w:id w:val="2024671766"/>
                <w:temporary/>
                <w15:appearance w15:val="hidden"/>
                <w14:checkbox>
                  <w14:checked w14:val="0"/>
                  <w14:checkedState w14:val="0050" w14:font="Aptos Display"/>
                  <w14:uncheckedState w14:val="2610" w14:font="MS Gothic"/>
                </w14:checkbox>
              </w:sdtPr>
              <w:sdtContent>
                <w:r w:rsidR="00C139CE" w:rsidRPr="007D707C">
                  <w:rPr>
                    <w:rFonts w:ascii="Segoe UI Symbol" w:eastAsia="Segoe UI Symbol" w:hAnsi="Segoe UI Symbol" w:cs="Segoe UI Symbol"/>
                    <w:lang w:bidi="fr-FR"/>
                  </w:rPr>
                  <w:t>☐</w:t>
                </w:r>
              </w:sdtContent>
            </w:sdt>
            <w:r w:rsidR="00C139CE">
              <w:t xml:space="preserve"> Remise du rapport d’entrevue (25%)</w:t>
            </w:r>
          </w:p>
        </w:tc>
      </w:tr>
    </w:tbl>
    <w:p w14:paraId="22B76876" w14:textId="7177D038" w:rsidR="340AB492" w:rsidRDefault="340AB492" w:rsidP="340AB492">
      <w:pPr>
        <w:spacing w:before="0" w:after="0"/>
        <w:rPr>
          <w:rFonts w:ascii="Arial" w:eastAsia="Arial" w:hAnsi="Arial" w:cs="Arial"/>
          <w:color w:val="FA0000"/>
          <w:szCs w:val="24"/>
          <w:highlight w:val="yellow"/>
        </w:rPr>
      </w:pPr>
    </w:p>
    <w:p w14:paraId="18FED73C" w14:textId="6A5E2D71" w:rsidR="1B1AF8B9" w:rsidRDefault="1B1AF8B9" w:rsidP="340AB492">
      <w:pPr>
        <w:spacing w:before="0" w:after="0"/>
      </w:pPr>
      <w:r w:rsidRPr="340AB492">
        <w:rPr>
          <w:rFonts w:ascii="Arial" w:eastAsia="Arial" w:hAnsi="Arial" w:cs="Arial"/>
          <w:color w:val="FA0000"/>
          <w:szCs w:val="24"/>
          <w:highlight w:val="yellow"/>
        </w:rPr>
        <w:t xml:space="preserve">Recherche documentaire </w:t>
      </w:r>
    </w:p>
    <w:p w14:paraId="71BD4E4C" w14:textId="100523AE" w:rsidR="1B1AF8B9" w:rsidRDefault="1B1AF8B9" w:rsidP="340AB492">
      <w:pPr>
        <w:spacing w:before="0" w:after="0"/>
      </w:pPr>
      <w:r w:rsidRPr="340AB492">
        <w:rPr>
          <w:rFonts w:ascii="Arial" w:eastAsia="Arial" w:hAnsi="Arial" w:cs="Arial"/>
          <w:color w:val="FA0000"/>
          <w:szCs w:val="24"/>
        </w:rPr>
        <w:t xml:space="preserve"> </w:t>
      </w:r>
    </w:p>
    <w:p w14:paraId="499DB8EE" w14:textId="7F9B0E94" w:rsidR="1B1AF8B9" w:rsidRDefault="1B1AF8B9" w:rsidP="00C54F07">
      <w:pPr>
        <w:pStyle w:val="Paragraphedeliste"/>
        <w:numPr>
          <w:ilvl w:val="0"/>
          <w:numId w:val="3"/>
        </w:numPr>
        <w:spacing w:before="0" w:after="0"/>
        <w:rPr>
          <w:rFonts w:ascii="Arial" w:eastAsia="Arial" w:hAnsi="Arial" w:cs="Arial"/>
          <w:color w:val="FA0000"/>
          <w:szCs w:val="24"/>
        </w:rPr>
      </w:pPr>
      <w:r w:rsidRPr="6EF9167E">
        <w:rPr>
          <w:rFonts w:ascii="Arial" w:eastAsia="Arial" w:hAnsi="Arial" w:cs="Arial"/>
          <w:color w:val="FA0000"/>
          <w:szCs w:val="24"/>
        </w:rPr>
        <w:t xml:space="preserve">Est-ce que les étapes vous </w:t>
      </w:r>
      <w:proofErr w:type="gramStart"/>
      <w:r w:rsidRPr="6EF9167E">
        <w:rPr>
          <w:rFonts w:ascii="Arial" w:eastAsia="Arial" w:hAnsi="Arial" w:cs="Arial"/>
          <w:color w:val="FA0000"/>
          <w:szCs w:val="24"/>
        </w:rPr>
        <w:t>conviennent?</w:t>
      </w:r>
      <w:proofErr w:type="gramEnd"/>
      <w:r w:rsidR="1D9730C1" w:rsidRPr="6EF9167E">
        <w:rPr>
          <w:rFonts w:ascii="Arial" w:eastAsia="Arial" w:hAnsi="Arial" w:cs="Arial"/>
          <w:color w:val="FA0000"/>
          <w:szCs w:val="24"/>
        </w:rPr>
        <w:t xml:space="preserve"> </w:t>
      </w:r>
      <w:r w:rsidR="1D9730C1" w:rsidRPr="6EF9167E">
        <w:rPr>
          <w:rFonts w:ascii="Arial" w:eastAsia="Arial" w:hAnsi="Arial" w:cs="Arial"/>
          <w:color w:val="7030A0"/>
          <w:szCs w:val="24"/>
        </w:rPr>
        <w:t>oui</w:t>
      </w:r>
    </w:p>
    <w:p w14:paraId="23B28E1F" w14:textId="1A2B63A7" w:rsidR="1B1AF8B9" w:rsidRDefault="1B1AF8B9" w:rsidP="00C54F07">
      <w:pPr>
        <w:pStyle w:val="Paragraphedeliste"/>
        <w:numPr>
          <w:ilvl w:val="0"/>
          <w:numId w:val="3"/>
        </w:numPr>
        <w:spacing w:before="0" w:after="0"/>
        <w:rPr>
          <w:rFonts w:ascii="Arial" w:eastAsia="Arial" w:hAnsi="Arial" w:cs="Arial"/>
          <w:color w:val="FA0000"/>
          <w:szCs w:val="24"/>
        </w:rPr>
      </w:pPr>
      <w:r w:rsidRPr="6EF9167E">
        <w:rPr>
          <w:rFonts w:ascii="Arial" w:eastAsia="Arial" w:hAnsi="Arial" w:cs="Arial"/>
          <w:color w:val="FA0000"/>
          <w:szCs w:val="24"/>
        </w:rPr>
        <w:t xml:space="preserve">Y-a-t-il besoin d'ajouter un exemple de page titre ou c'est quelque chose de connu dans tous les </w:t>
      </w:r>
      <w:proofErr w:type="gramStart"/>
      <w:r w:rsidRPr="6EF9167E">
        <w:rPr>
          <w:rFonts w:ascii="Arial" w:eastAsia="Arial" w:hAnsi="Arial" w:cs="Arial"/>
          <w:color w:val="FA0000"/>
          <w:szCs w:val="24"/>
        </w:rPr>
        <w:t>cégeps?</w:t>
      </w:r>
      <w:proofErr w:type="gramEnd"/>
      <w:r w:rsidRPr="6EF9167E">
        <w:rPr>
          <w:rFonts w:ascii="Arial" w:eastAsia="Arial" w:hAnsi="Arial" w:cs="Arial"/>
          <w:color w:val="FA0000"/>
          <w:szCs w:val="24"/>
        </w:rPr>
        <w:t xml:space="preserve"> </w:t>
      </w:r>
      <w:r w:rsidR="21EF286E" w:rsidRPr="6EF9167E">
        <w:rPr>
          <w:rFonts w:ascii="Arial" w:eastAsia="Arial" w:hAnsi="Arial" w:cs="Arial"/>
          <w:color w:val="7030A0"/>
          <w:szCs w:val="24"/>
        </w:rPr>
        <w:t>Non, là-dessus nous avons nos propres outils</w:t>
      </w:r>
    </w:p>
    <w:p w14:paraId="1B38E635" w14:textId="56B3CA18" w:rsidR="1B1AF8B9" w:rsidRDefault="1B1AF8B9" w:rsidP="00C54F07">
      <w:pPr>
        <w:pStyle w:val="Paragraphedeliste"/>
        <w:numPr>
          <w:ilvl w:val="0"/>
          <w:numId w:val="3"/>
        </w:numPr>
        <w:spacing w:before="0" w:after="0"/>
        <w:rPr>
          <w:rFonts w:ascii="Arial" w:eastAsia="Arial" w:hAnsi="Arial" w:cs="Arial"/>
          <w:color w:val="FA0000"/>
          <w:szCs w:val="24"/>
        </w:rPr>
      </w:pPr>
      <w:r w:rsidRPr="340AB492">
        <w:rPr>
          <w:rFonts w:ascii="Arial" w:eastAsia="Arial" w:hAnsi="Arial" w:cs="Arial"/>
          <w:color w:val="FA0000"/>
          <w:szCs w:val="24"/>
        </w:rPr>
        <w:t xml:space="preserve">Le nombre de pages vous semble-t-il </w:t>
      </w:r>
      <w:proofErr w:type="gramStart"/>
      <w:r w:rsidRPr="340AB492">
        <w:rPr>
          <w:rFonts w:ascii="Arial" w:eastAsia="Arial" w:hAnsi="Arial" w:cs="Arial"/>
          <w:color w:val="FA0000"/>
          <w:szCs w:val="24"/>
        </w:rPr>
        <w:t>suffisant?</w:t>
      </w:r>
      <w:proofErr w:type="gramEnd"/>
      <w:r w:rsidRPr="340AB492">
        <w:rPr>
          <w:rFonts w:ascii="Arial" w:eastAsia="Arial" w:hAnsi="Arial" w:cs="Arial"/>
          <w:color w:val="FA0000"/>
          <w:szCs w:val="24"/>
        </w:rPr>
        <w:t xml:space="preserve"> Sinon, combien conviendrait selon les </w:t>
      </w:r>
      <w:proofErr w:type="gramStart"/>
      <w:r w:rsidRPr="340AB492">
        <w:rPr>
          <w:rFonts w:ascii="Arial" w:eastAsia="Arial" w:hAnsi="Arial" w:cs="Arial"/>
          <w:color w:val="FA0000"/>
          <w:szCs w:val="24"/>
        </w:rPr>
        <w:t>sections?</w:t>
      </w:r>
      <w:proofErr w:type="gramEnd"/>
      <w:r w:rsidRPr="340AB492">
        <w:rPr>
          <w:rFonts w:ascii="Arial" w:eastAsia="Arial" w:hAnsi="Arial" w:cs="Arial"/>
          <w:color w:val="FA0000"/>
          <w:szCs w:val="24"/>
        </w:rPr>
        <w:t xml:space="preserve"> </w:t>
      </w:r>
    </w:p>
    <w:p w14:paraId="2536414E" w14:textId="6FEA33F5" w:rsidR="1B1AF8B9" w:rsidRDefault="1B1AF8B9" w:rsidP="00C54F07">
      <w:pPr>
        <w:pStyle w:val="Paragraphedeliste"/>
        <w:numPr>
          <w:ilvl w:val="0"/>
          <w:numId w:val="3"/>
        </w:numPr>
        <w:spacing w:before="0" w:after="0"/>
        <w:rPr>
          <w:rFonts w:ascii="Arial" w:eastAsia="Arial" w:hAnsi="Arial" w:cs="Arial"/>
          <w:color w:val="7030A0"/>
          <w:szCs w:val="24"/>
        </w:rPr>
      </w:pPr>
      <w:r w:rsidRPr="6EF9167E">
        <w:rPr>
          <w:rFonts w:ascii="Arial" w:eastAsia="Arial" w:hAnsi="Arial" w:cs="Arial"/>
          <w:color w:val="FA0000"/>
          <w:szCs w:val="24"/>
        </w:rPr>
        <w:t xml:space="preserve">Serait-il pertinent de joindre un plan d'une recherche documentaire comme </w:t>
      </w:r>
      <w:proofErr w:type="gramStart"/>
      <w:r w:rsidRPr="6EF9167E">
        <w:rPr>
          <w:rFonts w:ascii="Arial" w:eastAsia="Arial" w:hAnsi="Arial" w:cs="Arial"/>
          <w:color w:val="FA0000"/>
          <w:szCs w:val="24"/>
        </w:rPr>
        <w:t>exemple?</w:t>
      </w:r>
      <w:proofErr w:type="gramEnd"/>
      <w:r w:rsidR="6DEE594D" w:rsidRPr="6EF9167E">
        <w:rPr>
          <w:rFonts w:ascii="Arial" w:eastAsia="Arial" w:hAnsi="Arial" w:cs="Arial"/>
          <w:color w:val="FA0000"/>
          <w:szCs w:val="24"/>
        </w:rPr>
        <w:t xml:space="preserve"> </w:t>
      </w:r>
      <w:r w:rsidR="6DEE594D" w:rsidRPr="6EF9167E">
        <w:rPr>
          <w:rFonts w:ascii="Arial" w:eastAsia="Arial" w:hAnsi="Arial" w:cs="Arial"/>
          <w:color w:val="7030A0"/>
          <w:szCs w:val="24"/>
        </w:rPr>
        <w:t xml:space="preserve">Oui, absolument </w:t>
      </w:r>
    </w:p>
    <w:p w14:paraId="17DA3B91" w14:textId="412498A8" w:rsidR="340AB492" w:rsidRDefault="340AB492" w:rsidP="340AB492">
      <w:pPr>
        <w:spacing w:before="0" w:after="0"/>
        <w:rPr>
          <w:rFonts w:ascii="Arial" w:eastAsia="Arial" w:hAnsi="Arial" w:cs="Arial"/>
          <w:color w:val="FA0000"/>
          <w:szCs w:val="24"/>
        </w:rPr>
      </w:pPr>
    </w:p>
    <w:p w14:paraId="544AB347" w14:textId="644E2BBD" w:rsidR="00685B4E" w:rsidRPr="007D707C" w:rsidRDefault="00966476" w:rsidP="009355C2">
      <w:pPr>
        <w:pStyle w:val="Titre1"/>
      </w:pPr>
      <w:r>
        <w:t xml:space="preserve">Étape 1 : </w:t>
      </w:r>
      <w:r w:rsidR="00545E61">
        <w:t>R</w:t>
      </w:r>
      <w:r>
        <w:t>echerche documentaire</w:t>
      </w:r>
      <w:r w:rsidR="00240BA1">
        <w:t xml:space="preserve"> (15%) ; Remise :</w:t>
      </w:r>
      <w:r w:rsidR="000A53C5">
        <w:t xml:space="preserve"> </w:t>
      </w:r>
    </w:p>
    <w:tbl>
      <w:tblPr>
        <w:tblW w:w="10070" w:type="dxa"/>
        <w:tblLayout w:type="fixed"/>
        <w:tblCellMar>
          <w:left w:w="115" w:type="dxa"/>
          <w:right w:w="115" w:type="dxa"/>
        </w:tblCellMar>
        <w:tblLook w:val="0600" w:firstRow="0" w:lastRow="0" w:firstColumn="0" w:lastColumn="0" w:noHBand="1" w:noVBand="1"/>
      </w:tblPr>
      <w:tblGrid>
        <w:gridCol w:w="450"/>
        <w:gridCol w:w="9620"/>
      </w:tblGrid>
      <w:tr w:rsidR="00A67285" w:rsidRPr="007D707C" w14:paraId="70A1A39F" w14:textId="77777777" w:rsidTr="04567786">
        <w:trPr>
          <w:trHeight w:val="297"/>
        </w:trPr>
        <w:tc>
          <w:tcPr>
            <w:tcW w:w="450" w:type="dxa"/>
          </w:tcPr>
          <w:p w14:paraId="50CC92A5" w14:textId="44D36C86" w:rsidR="00A67285" w:rsidRPr="007D707C" w:rsidRDefault="00A67285" w:rsidP="00784AB5">
            <w:pPr>
              <w:pStyle w:val="Casecocher"/>
            </w:pPr>
            <w:bookmarkStart w:id="23" w:name="_Hlk812648"/>
          </w:p>
        </w:tc>
        <w:tc>
          <w:tcPr>
            <w:tcW w:w="9620" w:type="dxa"/>
          </w:tcPr>
          <w:p w14:paraId="4E2C843A" w14:textId="77777777" w:rsidR="00A67285" w:rsidRDefault="00764DA9" w:rsidP="001D1DF3">
            <w:pPr>
              <w:pStyle w:val="Listenumros"/>
              <w:numPr>
                <w:ilvl w:val="0"/>
                <w:numId w:val="0"/>
              </w:numPr>
              <w:rPr>
                <w:b/>
                <w:bCs/>
                <w:color w:val="63A537" w:themeColor="accent2"/>
              </w:rPr>
            </w:pPr>
            <w:r w:rsidRPr="00764DA9">
              <w:rPr>
                <w:b/>
                <w:bCs/>
                <w:color w:val="63A537" w:themeColor="accent2"/>
              </w:rPr>
              <w:t xml:space="preserve">Canevas du travail écrit : </w:t>
            </w:r>
          </w:p>
          <w:p w14:paraId="45FED263" w14:textId="2CF67F56" w:rsidR="00764DA9" w:rsidRDefault="00B76886" w:rsidP="00C54F07">
            <w:pPr>
              <w:pStyle w:val="Listenumros"/>
              <w:numPr>
                <w:ilvl w:val="0"/>
                <w:numId w:val="17"/>
              </w:numPr>
              <w:rPr>
                <w:b/>
                <w:bCs/>
              </w:rPr>
            </w:pPr>
            <w:r>
              <w:rPr>
                <w:b/>
                <w:bCs/>
              </w:rPr>
              <w:t>Page titre selon les normes de présentation</w:t>
            </w:r>
            <w:r w:rsidR="00733FF4">
              <w:rPr>
                <w:b/>
                <w:bCs/>
              </w:rPr>
              <w:t xml:space="preserve"> (1p.)</w:t>
            </w:r>
          </w:p>
          <w:p w14:paraId="3B1611B2" w14:textId="1BB8E8BF" w:rsidR="00B76886" w:rsidRDefault="00B76886" w:rsidP="00C54F07">
            <w:pPr>
              <w:pStyle w:val="Listenumros"/>
              <w:numPr>
                <w:ilvl w:val="0"/>
                <w:numId w:val="17"/>
              </w:numPr>
              <w:rPr>
                <w:b/>
                <w:bCs/>
              </w:rPr>
            </w:pPr>
            <w:r>
              <w:rPr>
                <w:b/>
                <w:bCs/>
              </w:rPr>
              <w:t>Table des matières</w:t>
            </w:r>
            <w:r w:rsidR="00733FF4">
              <w:rPr>
                <w:b/>
                <w:bCs/>
              </w:rPr>
              <w:t xml:space="preserve"> (1p.)</w:t>
            </w:r>
            <w:r w:rsidR="00E04633">
              <w:rPr>
                <w:b/>
                <w:bCs/>
              </w:rPr>
              <w:t xml:space="preserve"> </w:t>
            </w:r>
            <w:r w:rsidR="00E04633" w:rsidRPr="00E04633">
              <w:rPr>
                <w:b/>
                <w:bCs/>
                <w:color w:val="FF0000"/>
              </w:rPr>
              <w:t>option</w:t>
            </w:r>
          </w:p>
          <w:p w14:paraId="7ACB0573" w14:textId="7A7143C9" w:rsidR="00B76886" w:rsidRDefault="0053601C" w:rsidP="00C54F07">
            <w:pPr>
              <w:pStyle w:val="Listenumros"/>
              <w:numPr>
                <w:ilvl w:val="0"/>
                <w:numId w:val="17"/>
              </w:numPr>
              <w:rPr>
                <w:b/>
                <w:bCs/>
              </w:rPr>
            </w:pPr>
            <w:r>
              <w:rPr>
                <w:b/>
                <w:bCs/>
              </w:rPr>
              <w:t xml:space="preserve">Introduction </w:t>
            </w:r>
            <w:r w:rsidR="00733FF4">
              <w:rPr>
                <w:b/>
                <w:bCs/>
              </w:rPr>
              <w:t>(</w:t>
            </w:r>
            <w:r w:rsidR="00595ACF">
              <w:rPr>
                <w:b/>
                <w:bCs/>
              </w:rPr>
              <w:t>2/3</w:t>
            </w:r>
            <w:r w:rsidR="00733FF4">
              <w:rPr>
                <w:b/>
                <w:bCs/>
              </w:rPr>
              <w:t xml:space="preserve"> p.)</w:t>
            </w:r>
          </w:p>
          <w:p w14:paraId="115CC49B" w14:textId="734A5D06" w:rsidR="0053601C" w:rsidRDefault="0053601C" w:rsidP="00E04633">
            <w:pPr>
              <w:pStyle w:val="Listenumros"/>
              <w:numPr>
                <w:ilvl w:val="0"/>
                <w:numId w:val="17"/>
              </w:numPr>
              <w:rPr>
                <w:b/>
                <w:bCs/>
              </w:rPr>
            </w:pPr>
            <w:r w:rsidRPr="0FE1CAFF">
              <w:rPr>
                <w:b/>
                <w:bCs/>
              </w:rPr>
              <w:t>Description historique de l’événement choisi</w:t>
            </w:r>
            <w:r w:rsidR="00733FF4" w:rsidRPr="0FE1CAFF">
              <w:rPr>
                <w:b/>
                <w:bCs/>
              </w:rPr>
              <w:t xml:space="preserve"> </w:t>
            </w:r>
            <w:commentRangeStart w:id="24"/>
            <w:r w:rsidR="30484C2D" w:rsidRPr="0FE1CAFF">
              <w:rPr>
                <w:b/>
                <w:bCs/>
              </w:rPr>
              <w:t>(</w:t>
            </w:r>
            <w:r w:rsidR="2E6898AB" w:rsidRPr="0FE1CAFF">
              <w:rPr>
                <w:b/>
                <w:bCs/>
                <w:highlight w:val="yellow"/>
              </w:rPr>
              <w:t xml:space="preserve">5 à </w:t>
            </w:r>
            <w:r w:rsidR="30484C2D" w:rsidRPr="0FE1CAFF">
              <w:rPr>
                <w:b/>
                <w:bCs/>
                <w:highlight w:val="yellow"/>
              </w:rPr>
              <w:t>6 p.)</w:t>
            </w:r>
            <w:commentRangeEnd w:id="24"/>
            <w:r>
              <w:rPr>
                <w:rStyle w:val="CommentReference"/>
                <w:b/>
                <w:bCs/>
                <w:sz w:val="24"/>
                <w:szCs w:val="22"/>
              </w:rPr>
              <w:commentReference w:id="24"/>
            </w:r>
          </w:p>
          <w:p w14:paraId="66D701F9" w14:textId="0EBC1156" w:rsidR="00733FF4" w:rsidRDefault="00733FF4" w:rsidP="00C54F07">
            <w:pPr>
              <w:pStyle w:val="Listenumros"/>
              <w:numPr>
                <w:ilvl w:val="0"/>
                <w:numId w:val="17"/>
              </w:numPr>
              <w:rPr>
                <w:b/>
                <w:bCs/>
              </w:rPr>
            </w:pPr>
            <w:r>
              <w:rPr>
                <w:b/>
                <w:bCs/>
              </w:rPr>
              <w:t>Ouverture sur l</w:t>
            </w:r>
            <w:r w:rsidR="004C4171">
              <w:rPr>
                <w:b/>
                <w:bCs/>
              </w:rPr>
              <w:t>’entrevue à venir avec un objectif de recherche (1p</w:t>
            </w:r>
            <w:r w:rsidR="008537B0">
              <w:rPr>
                <w:b/>
                <w:bCs/>
              </w:rPr>
              <w:t>.</w:t>
            </w:r>
            <w:r w:rsidR="004C4171">
              <w:rPr>
                <w:b/>
                <w:bCs/>
              </w:rPr>
              <w:t>)</w:t>
            </w:r>
          </w:p>
          <w:p w14:paraId="5BF65899" w14:textId="5FC54D3E" w:rsidR="004C4171" w:rsidRDefault="00BA6A93" w:rsidP="00C54F07">
            <w:pPr>
              <w:pStyle w:val="Listenumros"/>
              <w:numPr>
                <w:ilvl w:val="0"/>
                <w:numId w:val="17"/>
              </w:numPr>
              <w:rPr>
                <w:b/>
                <w:bCs/>
              </w:rPr>
            </w:pPr>
            <w:r>
              <w:rPr>
                <w:b/>
                <w:bCs/>
              </w:rPr>
              <w:t xml:space="preserve">Liste de références </w:t>
            </w:r>
          </w:p>
          <w:p w14:paraId="721BF347" w14:textId="77777777" w:rsidR="008537B0" w:rsidRPr="00962232" w:rsidRDefault="001602D3" w:rsidP="008537B0">
            <w:pPr>
              <w:pStyle w:val="Listenumros"/>
              <w:numPr>
                <w:ilvl w:val="0"/>
                <w:numId w:val="0"/>
              </w:numPr>
              <w:ind w:left="360" w:hanging="360"/>
              <w:rPr>
                <w:b/>
                <w:bCs/>
                <w:color w:val="37A76F" w:themeColor="accent3"/>
                <w:u w:val="single"/>
              </w:rPr>
            </w:pPr>
            <w:r w:rsidRPr="00962232">
              <w:rPr>
                <w:b/>
                <w:bCs/>
                <w:color w:val="37A76F" w:themeColor="accent3"/>
                <w:u w:val="single"/>
              </w:rPr>
              <w:t xml:space="preserve">Sections du travail </w:t>
            </w:r>
          </w:p>
          <w:p w14:paraId="4D26C58C" w14:textId="04AF9BCC" w:rsidR="001602D3" w:rsidRDefault="001602D3" w:rsidP="008537B0">
            <w:pPr>
              <w:pStyle w:val="Listenumros"/>
              <w:numPr>
                <w:ilvl w:val="0"/>
                <w:numId w:val="0"/>
              </w:numPr>
              <w:ind w:left="360" w:hanging="360"/>
              <w:rPr>
                <w:b/>
                <w:bCs/>
                <w:color w:val="63A537" w:themeColor="accent2"/>
              </w:rPr>
            </w:pPr>
            <w:r w:rsidRPr="001602D3">
              <w:rPr>
                <w:b/>
                <w:bCs/>
                <w:color w:val="63A537" w:themeColor="accent2"/>
              </w:rPr>
              <w:t>Introduction </w:t>
            </w:r>
            <w:r w:rsidR="008B74FF">
              <w:rPr>
                <w:b/>
                <w:bCs/>
                <w:color w:val="63A537" w:themeColor="accent2"/>
              </w:rPr>
              <w:t>(diviser en paragraphe pour chaque sujet)</w:t>
            </w:r>
            <w:r w:rsidR="00443D04">
              <w:rPr>
                <w:b/>
                <w:bCs/>
                <w:color w:val="63A537" w:themeColor="accent2"/>
              </w:rPr>
              <w:t xml:space="preserve"> </w:t>
            </w:r>
            <w:r w:rsidRPr="001602D3">
              <w:rPr>
                <w:b/>
                <w:bCs/>
                <w:color w:val="63A537" w:themeColor="accent2"/>
              </w:rPr>
              <w:t>:</w:t>
            </w:r>
          </w:p>
          <w:p w14:paraId="4B675193" w14:textId="2F567C87" w:rsidR="00E05BC1" w:rsidRDefault="00E04633" w:rsidP="00E04633">
            <w:pPr>
              <w:pStyle w:val="Listenumros"/>
              <w:numPr>
                <w:ilvl w:val="0"/>
                <w:numId w:val="0"/>
              </w:numPr>
              <w:ind w:left="360" w:hanging="360"/>
              <w:rPr>
                <w:color w:val="auto"/>
              </w:rPr>
            </w:pPr>
            <w:r>
              <w:rPr>
                <w:color w:val="auto"/>
              </w:rPr>
              <w:t xml:space="preserve">      </w:t>
            </w:r>
            <w:r w:rsidR="0045104B" w:rsidRPr="04567786">
              <w:rPr>
                <w:color w:val="auto"/>
              </w:rPr>
              <w:t xml:space="preserve">Sujet amené : introduire </w:t>
            </w:r>
            <w:r w:rsidR="00E05BC1" w:rsidRPr="04567786">
              <w:rPr>
                <w:color w:val="auto"/>
              </w:rPr>
              <w:t>le projet</w:t>
            </w:r>
            <w:r w:rsidR="00EB52EB" w:rsidRPr="04567786">
              <w:rPr>
                <w:color w:val="auto"/>
              </w:rPr>
              <w:t xml:space="preserve"> : </w:t>
            </w:r>
            <w:r w:rsidR="007F014C" w:rsidRPr="04567786">
              <w:rPr>
                <w:color w:val="auto"/>
              </w:rPr>
              <w:t xml:space="preserve">période historique précise, </w:t>
            </w:r>
            <w:r w:rsidR="56417F9C" w:rsidRPr="04567786">
              <w:rPr>
                <w:color w:val="auto"/>
              </w:rPr>
              <w:t xml:space="preserve">utilisez des </w:t>
            </w:r>
            <w:r w:rsidR="007F014C" w:rsidRPr="04567786">
              <w:rPr>
                <w:color w:val="auto"/>
              </w:rPr>
              <w:t>article</w:t>
            </w:r>
            <w:r w:rsidR="645565A1" w:rsidRPr="04567786">
              <w:rPr>
                <w:color w:val="auto"/>
              </w:rPr>
              <w:t>s</w:t>
            </w:r>
            <w:r w:rsidR="007F014C" w:rsidRPr="04567786">
              <w:rPr>
                <w:color w:val="auto"/>
              </w:rPr>
              <w:t xml:space="preserve"> de périodique, </w:t>
            </w:r>
            <w:r w:rsidR="0B36B49A" w:rsidRPr="04567786">
              <w:rPr>
                <w:color w:val="auto"/>
              </w:rPr>
              <w:t xml:space="preserve">des </w:t>
            </w:r>
            <w:r w:rsidR="007F014C" w:rsidRPr="04567786">
              <w:rPr>
                <w:color w:val="auto"/>
              </w:rPr>
              <w:t>citation</w:t>
            </w:r>
            <w:r w:rsidR="2CAB0A88" w:rsidRPr="04567786">
              <w:rPr>
                <w:color w:val="auto"/>
              </w:rPr>
              <w:t>s</w:t>
            </w:r>
            <w:r w:rsidR="007F014C" w:rsidRPr="04567786">
              <w:rPr>
                <w:color w:val="auto"/>
              </w:rPr>
              <w:t xml:space="preserve"> pertinente</w:t>
            </w:r>
            <w:r w:rsidR="1A3E90DA" w:rsidRPr="04567786">
              <w:rPr>
                <w:color w:val="auto"/>
              </w:rPr>
              <w:t>s</w:t>
            </w:r>
            <w:r w:rsidR="007F014C" w:rsidRPr="04567786">
              <w:rPr>
                <w:color w:val="auto"/>
              </w:rPr>
              <w:t xml:space="preserve">, le tout </w:t>
            </w:r>
            <w:r w:rsidR="00CB671B" w:rsidRPr="04567786">
              <w:rPr>
                <w:color w:val="auto"/>
              </w:rPr>
              <w:t>en indiquant vos références</w:t>
            </w:r>
            <w:r w:rsidR="007F014C" w:rsidRPr="04567786">
              <w:rPr>
                <w:color w:val="auto"/>
              </w:rPr>
              <w:t xml:space="preserve">. </w:t>
            </w:r>
          </w:p>
          <w:p w14:paraId="1F3F9490" w14:textId="68B6B877" w:rsidR="00595ACF" w:rsidRPr="00A36931" w:rsidRDefault="00385353" w:rsidP="00595ACF">
            <w:pPr>
              <w:pStyle w:val="Listenumros"/>
              <w:numPr>
                <w:ilvl w:val="0"/>
                <w:numId w:val="0"/>
              </w:numPr>
              <w:ind w:left="720"/>
              <w:rPr>
                <w:color w:val="auto"/>
              </w:rPr>
            </w:pPr>
            <w:r w:rsidRPr="0FE1CAFF">
              <w:rPr>
                <w:rFonts w:ascii="Segoe UI Symbol" w:hAnsi="Segoe UI Symbol" w:cs="Segoe UI Symbol"/>
                <w:color w:val="auto"/>
              </w:rPr>
              <w:t>⚠</w:t>
            </w:r>
            <w:r w:rsidRPr="0FE1CAFF">
              <w:rPr>
                <w:color w:val="auto"/>
              </w:rPr>
              <w:t>️</w:t>
            </w:r>
            <w:r w:rsidR="183D0C34" w:rsidRPr="0FE1CAFF">
              <w:rPr>
                <w:color w:val="auto"/>
              </w:rPr>
              <w:t xml:space="preserve"> </w:t>
            </w:r>
            <w:r w:rsidRPr="0FE1CAFF">
              <w:rPr>
                <w:color w:val="auto"/>
              </w:rPr>
              <w:t xml:space="preserve">Attention : </w:t>
            </w:r>
            <w:r w:rsidR="00D22397" w:rsidRPr="0FE1CAFF">
              <w:rPr>
                <w:color w:val="auto"/>
              </w:rPr>
              <w:t>il est parfois facile de tomber dans le piège du : « depuis que l’homme existe » ou « depuis des temps immémoriaux »</w:t>
            </w:r>
            <w:r w:rsidR="002C5B88" w:rsidRPr="0FE1CAFF">
              <w:rPr>
                <w:color w:val="auto"/>
              </w:rPr>
              <w:t xml:space="preserve"> ! Présentez plutôt quelque chose de saisissant qui captivera </w:t>
            </w:r>
            <w:r w:rsidR="00BE037C" w:rsidRPr="0FE1CAFF">
              <w:rPr>
                <w:color w:val="auto"/>
              </w:rPr>
              <w:t xml:space="preserve">votre personne lectrice. </w:t>
            </w:r>
          </w:p>
          <w:p w14:paraId="38EAB5C9" w14:textId="77777777" w:rsidR="00192F91" w:rsidRPr="00A36931" w:rsidRDefault="00E05BC1" w:rsidP="00E04633">
            <w:pPr>
              <w:pStyle w:val="Listenumros"/>
              <w:numPr>
                <w:ilvl w:val="0"/>
                <w:numId w:val="0"/>
              </w:numPr>
              <w:ind w:left="360"/>
              <w:rPr>
                <w:color w:val="auto"/>
              </w:rPr>
            </w:pPr>
            <w:r w:rsidRPr="04567786">
              <w:rPr>
                <w:color w:val="auto"/>
              </w:rPr>
              <w:t xml:space="preserve">Sujet posé : indiquer </w:t>
            </w:r>
            <w:r w:rsidR="00192F91" w:rsidRPr="04567786">
              <w:rPr>
                <w:color w:val="auto"/>
              </w:rPr>
              <w:t xml:space="preserve">la question de recherche et </w:t>
            </w:r>
            <w:commentRangeStart w:id="25"/>
            <w:r w:rsidR="00192F91" w:rsidRPr="04567786">
              <w:rPr>
                <w:color w:val="auto"/>
              </w:rPr>
              <w:t>son orientation historique</w:t>
            </w:r>
            <w:commentRangeEnd w:id="25"/>
            <w:r w:rsidRPr="00A36931">
              <w:rPr>
                <w:rStyle w:val="CommentReference"/>
                <w:color w:val="auto"/>
                <w:sz w:val="24"/>
                <w:szCs w:val="22"/>
              </w:rPr>
              <w:commentReference w:id="25"/>
            </w:r>
          </w:p>
          <w:p w14:paraId="335651DC" w14:textId="24E2316F" w:rsidR="001602D3" w:rsidRPr="00A36931" w:rsidRDefault="00192F91" w:rsidP="00C54F07">
            <w:pPr>
              <w:pStyle w:val="Listenumros"/>
              <w:numPr>
                <w:ilvl w:val="0"/>
                <w:numId w:val="18"/>
              </w:numPr>
              <w:rPr>
                <w:b/>
                <w:bCs/>
                <w:color w:val="auto"/>
              </w:rPr>
            </w:pPr>
            <w:r w:rsidRPr="00A36931">
              <w:rPr>
                <w:color w:val="auto"/>
              </w:rPr>
              <w:t xml:space="preserve">Sujet divisé : présenter les grandes phases historiques que vous allez </w:t>
            </w:r>
            <w:r w:rsidR="00C552C6" w:rsidRPr="00A36931">
              <w:rPr>
                <w:color w:val="auto"/>
              </w:rPr>
              <w:t>aborder</w:t>
            </w:r>
            <w:r w:rsidR="005C2FE0" w:rsidRPr="00A36931">
              <w:rPr>
                <w:color w:val="auto"/>
              </w:rPr>
              <w:t xml:space="preserve"> dans le travail</w:t>
            </w:r>
            <w:r w:rsidR="002C5B88">
              <w:rPr>
                <w:color w:val="auto"/>
              </w:rPr>
              <w:t xml:space="preserve"> (ici, il s’agit donc de votre plan)</w:t>
            </w:r>
          </w:p>
          <w:p w14:paraId="35494E4D" w14:textId="3A18EF0B" w:rsidR="00192F91" w:rsidRPr="00C552C6" w:rsidRDefault="00192F91" w:rsidP="008537B0">
            <w:pPr>
              <w:pStyle w:val="Listenumros"/>
              <w:numPr>
                <w:ilvl w:val="0"/>
                <w:numId w:val="0"/>
              </w:numPr>
              <w:ind w:left="360" w:hanging="360"/>
              <w:rPr>
                <w:b/>
                <w:bCs/>
                <w:color w:val="63A537" w:themeColor="accent2"/>
              </w:rPr>
            </w:pPr>
            <w:r w:rsidRPr="00C552C6">
              <w:rPr>
                <w:b/>
                <w:bCs/>
                <w:color w:val="63A537" w:themeColor="accent2"/>
              </w:rPr>
              <w:t>Développement</w:t>
            </w:r>
            <w:r w:rsidR="00D630B2">
              <w:rPr>
                <w:b/>
                <w:bCs/>
                <w:color w:val="63A537" w:themeColor="accent2"/>
              </w:rPr>
              <w:t xml:space="preserve"> : </w:t>
            </w:r>
            <w:r w:rsidR="00E60B30">
              <w:rPr>
                <w:b/>
                <w:bCs/>
                <w:color w:val="63A537" w:themeColor="accent2"/>
              </w:rPr>
              <w:t>description</w:t>
            </w:r>
            <w:r w:rsidR="00D630B2">
              <w:rPr>
                <w:b/>
                <w:bCs/>
                <w:color w:val="63A537" w:themeColor="accent2"/>
              </w:rPr>
              <w:t xml:space="preserve"> historique de l’événement choisi</w:t>
            </w:r>
            <w:r w:rsidRPr="00C552C6">
              <w:rPr>
                <w:b/>
                <w:bCs/>
                <w:color w:val="63A537" w:themeColor="accent2"/>
              </w:rPr>
              <w:t xml:space="preserve"> : </w:t>
            </w:r>
          </w:p>
          <w:p w14:paraId="5D4A303C" w14:textId="6344A67C" w:rsidR="003F05E7" w:rsidRPr="005C2FE0" w:rsidRDefault="00192F91" w:rsidP="003F05E7">
            <w:pPr>
              <w:pStyle w:val="Listenumros"/>
              <w:numPr>
                <w:ilvl w:val="0"/>
                <w:numId w:val="0"/>
              </w:numPr>
              <w:ind w:left="360" w:hanging="360"/>
              <w:jc w:val="both"/>
            </w:pPr>
            <w:r>
              <w:rPr>
                <w:b/>
                <w:bCs/>
              </w:rPr>
              <w:t xml:space="preserve">      </w:t>
            </w:r>
            <w:r w:rsidR="006A3AEA" w:rsidRPr="005C2FE0">
              <w:t xml:space="preserve">Vous avez choisi un sujet historique en lien avec le Québec que vous aborderez avec </w:t>
            </w:r>
            <w:r w:rsidR="005C5583" w:rsidRPr="005C2FE0">
              <w:t>une personne aînée</w:t>
            </w:r>
            <w:r w:rsidR="006A3AEA" w:rsidRPr="005C2FE0">
              <w:t xml:space="preserve">. </w:t>
            </w:r>
            <w:r w:rsidR="00B75C64" w:rsidRPr="005C2FE0">
              <w:t xml:space="preserve">Cette partie du travail vous permet </w:t>
            </w:r>
            <w:r w:rsidR="00C552C6" w:rsidRPr="005C2FE0">
              <w:t>d’effectuer</w:t>
            </w:r>
            <w:r w:rsidR="00B75C64" w:rsidRPr="005C2FE0">
              <w:t xml:space="preserve"> une recherche sur cet </w:t>
            </w:r>
            <w:r w:rsidR="00C552C6" w:rsidRPr="005C2FE0">
              <w:t>événement</w:t>
            </w:r>
            <w:r w:rsidR="00B75C64" w:rsidRPr="005C2FE0">
              <w:t xml:space="preserve">, d’en identifier les faits marquants ainsi que </w:t>
            </w:r>
            <w:r w:rsidR="005C5583" w:rsidRPr="005C2FE0">
              <w:t xml:space="preserve">la chronologie afin de vous aider à comprendre et à contextualiser votre future rencontre. </w:t>
            </w:r>
            <w:r w:rsidR="003F05E7">
              <w:t xml:space="preserve">Vous pouvez construire cette section de manière chronologique ou thématique, selon ce qui vous paraît le plus cohérent. </w:t>
            </w:r>
          </w:p>
          <w:p w14:paraId="7EF11594" w14:textId="66302BFB" w:rsidR="005D1537" w:rsidRPr="005D1537" w:rsidRDefault="005C5583" w:rsidP="00C54F07">
            <w:pPr>
              <w:pStyle w:val="Listenumros"/>
              <w:numPr>
                <w:ilvl w:val="0"/>
                <w:numId w:val="19"/>
              </w:numPr>
              <w:rPr>
                <w:b/>
                <w:bCs/>
              </w:rPr>
            </w:pPr>
            <w:r w:rsidRPr="005D1537">
              <w:rPr>
                <w:b/>
                <w:bCs/>
                <w:color w:val="63A537" w:themeColor="accent2"/>
              </w:rPr>
              <w:t xml:space="preserve">Toute </w:t>
            </w:r>
            <w:r w:rsidR="00192F91" w:rsidRPr="005D1537">
              <w:rPr>
                <w:b/>
                <w:bCs/>
                <w:color w:val="63A537" w:themeColor="accent2"/>
              </w:rPr>
              <w:t>nouvelle</w:t>
            </w:r>
            <w:r w:rsidRPr="005D1537">
              <w:rPr>
                <w:b/>
                <w:bCs/>
                <w:color w:val="63A537" w:themeColor="accent2"/>
              </w:rPr>
              <w:t xml:space="preserve"> </w:t>
            </w:r>
            <w:r w:rsidR="00192F91" w:rsidRPr="005D1537">
              <w:rPr>
                <w:b/>
                <w:bCs/>
                <w:color w:val="63A537" w:themeColor="accent2"/>
              </w:rPr>
              <w:t>information doit être soutenue par une source fiable</w:t>
            </w:r>
            <w:r w:rsidR="007F014C">
              <w:rPr>
                <w:b/>
                <w:bCs/>
                <w:color w:val="63A537" w:themeColor="accent2"/>
              </w:rPr>
              <w:t xml:space="preserve">, </w:t>
            </w:r>
            <w:r w:rsidR="00192F91" w:rsidRPr="005D1537">
              <w:rPr>
                <w:b/>
                <w:bCs/>
                <w:color w:val="63A537" w:themeColor="accent2"/>
              </w:rPr>
              <w:t>valide</w:t>
            </w:r>
            <w:r w:rsidR="005D1537">
              <w:rPr>
                <w:b/>
                <w:bCs/>
                <w:color w:val="63A537" w:themeColor="accent2"/>
              </w:rPr>
              <w:t xml:space="preserve"> </w:t>
            </w:r>
            <w:r w:rsidR="007F014C">
              <w:rPr>
                <w:b/>
                <w:bCs/>
                <w:color w:val="63A537" w:themeColor="accent2"/>
              </w:rPr>
              <w:t xml:space="preserve">et récente </w:t>
            </w:r>
            <w:r w:rsidR="005D1537">
              <w:rPr>
                <w:b/>
                <w:bCs/>
                <w:color w:val="63A537" w:themeColor="accent2"/>
              </w:rPr>
              <w:t>en référence courte entre parenthèses</w:t>
            </w:r>
            <w:r w:rsidR="00192F91" w:rsidRPr="005D1537">
              <w:rPr>
                <w:b/>
                <w:bCs/>
                <w:color w:val="63A537" w:themeColor="accent2"/>
              </w:rPr>
              <w:t>.</w:t>
            </w:r>
          </w:p>
          <w:p w14:paraId="5E4E6E8E" w14:textId="77777777" w:rsidR="00192F91" w:rsidRPr="009C03F9" w:rsidRDefault="00192F91" w:rsidP="00C54F07">
            <w:pPr>
              <w:pStyle w:val="Listenumros"/>
              <w:numPr>
                <w:ilvl w:val="0"/>
                <w:numId w:val="19"/>
              </w:numPr>
              <w:rPr>
                <w:b/>
                <w:bCs/>
              </w:rPr>
            </w:pPr>
            <w:r w:rsidRPr="005D1537">
              <w:rPr>
                <w:b/>
                <w:bCs/>
                <w:color w:val="63A537" w:themeColor="accent2"/>
              </w:rPr>
              <w:t xml:space="preserve">Toute utilisation de </w:t>
            </w:r>
            <w:r w:rsidR="00AD469A" w:rsidRPr="005D1537">
              <w:rPr>
                <w:b/>
                <w:bCs/>
                <w:color w:val="63A537" w:themeColor="accent2"/>
              </w:rPr>
              <w:t>l’</w:t>
            </w:r>
            <w:proofErr w:type="spellStart"/>
            <w:r w:rsidRPr="005D1537">
              <w:rPr>
                <w:b/>
                <w:bCs/>
                <w:color w:val="63A537" w:themeColor="accent2"/>
              </w:rPr>
              <w:t>lA</w:t>
            </w:r>
            <w:proofErr w:type="spellEnd"/>
            <w:r w:rsidRPr="005D1537">
              <w:rPr>
                <w:b/>
                <w:bCs/>
                <w:color w:val="63A537" w:themeColor="accent2"/>
              </w:rPr>
              <w:t xml:space="preserve"> entraînera la note de 0 pour le travail</w:t>
            </w:r>
            <w:r w:rsidR="005D1537">
              <w:rPr>
                <w:b/>
                <w:bCs/>
                <w:color w:val="63A537" w:themeColor="accent2"/>
              </w:rPr>
              <w:t xml:space="preserve"> </w:t>
            </w:r>
            <w:r w:rsidR="009C03F9">
              <w:rPr>
                <w:b/>
                <w:bCs/>
                <w:color w:val="63A537" w:themeColor="accent2"/>
              </w:rPr>
              <w:t xml:space="preserve">pour </w:t>
            </w:r>
            <w:r w:rsidR="005D1537">
              <w:rPr>
                <w:b/>
                <w:bCs/>
                <w:color w:val="63A537" w:themeColor="accent2"/>
              </w:rPr>
              <w:t>tous les membres de l’équipe</w:t>
            </w:r>
            <w:r w:rsidRPr="005D1537">
              <w:rPr>
                <w:b/>
                <w:bCs/>
                <w:color w:val="63A537" w:themeColor="accent2"/>
              </w:rPr>
              <w:t>.</w:t>
            </w:r>
          </w:p>
          <w:p w14:paraId="264970ED" w14:textId="438C5DD9" w:rsidR="009C03F9" w:rsidRDefault="00A36931" w:rsidP="009C03F9">
            <w:pPr>
              <w:pStyle w:val="Listenumros"/>
              <w:numPr>
                <w:ilvl w:val="0"/>
                <w:numId w:val="0"/>
              </w:numPr>
              <w:ind w:left="360" w:hanging="360"/>
              <w:rPr>
                <w:b/>
                <w:bCs/>
                <w:color w:val="63A537" w:themeColor="accent2"/>
              </w:rPr>
            </w:pPr>
            <w:r>
              <w:rPr>
                <w:b/>
                <w:bCs/>
                <w:color w:val="63A537" w:themeColor="accent2"/>
              </w:rPr>
              <w:t>Conclusion</w:t>
            </w:r>
            <w:r w:rsidR="009C03F9">
              <w:rPr>
                <w:b/>
                <w:bCs/>
                <w:color w:val="63A537" w:themeColor="accent2"/>
              </w:rPr>
              <w:t> :</w:t>
            </w:r>
          </w:p>
          <w:p w14:paraId="31535C38" w14:textId="2A7E38B2" w:rsidR="009C03F9" w:rsidRPr="00A36931" w:rsidRDefault="00936FAE" w:rsidP="00936FAE">
            <w:pPr>
              <w:pStyle w:val="Listenumros"/>
              <w:numPr>
                <w:ilvl w:val="0"/>
                <w:numId w:val="0"/>
              </w:numPr>
              <w:rPr>
                <w:color w:val="auto"/>
              </w:rPr>
            </w:pPr>
            <w:r w:rsidRPr="00A36931">
              <w:rPr>
                <w:color w:val="auto"/>
              </w:rPr>
              <w:t xml:space="preserve">Dans la conclusion, il ne faut pas </w:t>
            </w:r>
            <w:r w:rsidR="00AC47AD">
              <w:rPr>
                <w:color w:val="auto"/>
              </w:rPr>
              <w:t xml:space="preserve">seulement résumer </w:t>
            </w:r>
            <w:r w:rsidRPr="00A36931">
              <w:rPr>
                <w:color w:val="auto"/>
              </w:rPr>
              <w:t xml:space="preserve">ce qui vient d’être présenté comme dans un </w:t>
            </w:r>
            <w:r w:rsidR="003F05E7">
              <w:rPr>
                <w:color w:val="auto"/>
              </w:rPr>
              <w:t xml:space="preserve">texte </w:t>
            </w:r>
            <w:r w:rsidR="0036089D">
              <w:rPr>
                <w:color w:val="auto"/>
              </w:rPr>
              <w:t xml:space="preserve">d’un cours </w:t>
            </w:r>
            <w:r w:rsidRPr="00A36931">
              <w:rPr>
                <w:color w:val="auto"/>
              </w:rPr>
              <w:t xml:space="preserve">de français. </w:t>
            </w:r>
          </w:p>
          <w:p w14:paraId="51F55BBC" w14:textId="77777777" w:rsidR="00936FAE" w:rsidRPr="00A36931" w:rsidRDefault="00936FAE" w:rsidP="00936FAE">
            <w:pPr>
              <w:pStyle w:val="Listenumros"/>
              <w:numPr>
                <w:ilvl w:val="0"/>
                <w:numId w:val="0"/>
              </w:numPr>
              <w:rPr>
                <w:color w:val="auto"/>
              </w:rPr>
            </w:pPr>
            <w:r w:rsidRPr="00A36931">
              <w:rPr>
                <w:color w:val="auto"/>
              </w:rPr>
              <w:t xml:space="preserve">Ici, il vous faut faire une ouverture sur la future entrevue à venir. </w:t>
            </w:r>
          </w:p>
          <w:p w14:paraId="2C260314" w14:textId="6D2CCB7B" w:rsidR="00936FAE" w:rsidRPr="00A36931" w:rsidRDefault="00936FAE" w:rsidP="00936FAE">
            <w:pPr>
              <w:pStyle w:val="Listenumros"/>
              <w:numPr>
                <w:ilvl w:val="0"/>
                <w:numId w:val="0"/>
              </w:numPr>
              <w:rPr>
                <w:color w:val="auto"/>
              </w:rPr>
            </w:pPr>
            <w:r w:rsidRPr="008B74FF">
              <w:rPr>
                <w:b/>
                <w:bCs/>
                <w:color w:val="63A537" w:themeColor="accent2"/>
              </w:rPr>
              <w:lastRenderedPageBreak/>
              <w:t>1</w:t>
            </w:r>
            <w:r w:rsidRPr="008B74FF">
              <w:rPr>
                <w:b/>
                <w:bCs/>
                <w:color w:val="63A537" w:themeColor="accent2"/>
                <w:vertAlign w:val="superscript"/>
              </w:rPr>
              <w:t>e</w:t>
            </w:r>
            <w:r w:rsidR="00AC47AD">
              <w:rPr>
                <w:b/>
                <w:bCs/>
                <w:color w:val="63A537" w:themeColor="accent2"/>
                <w:vertAlign w:val="superscript"/>
              </w:rPr>
              <w:t>r</w:t>
            </w:r>
            <w:r w:rsidRPr="008B74FF">
              <w:rPr>
                <w:b/>
                <w:bCs/>
                <w:color w:val="63A537" w:themeColor="accent2"/>
              </w:rPr>
              <w:t xml:space="preserve"> paragraphe</w:t>
            </w:r>
            <w:r w:rsidRPr="008B74FF">
              <w:rPr>
                <w:color w:val="63A537" w:themeColor="accent2"/>
              </w:rPr>
              <w:t> </w:t>
            </w:r>
            <w:r w:rsidRPr="00A36931">
              <w:rPr>
                <w:color w:val="auto"/>
              </w:rPr>
              <w:t xml:space="preserve">: </w:t>
            </w:r>
            <w:r w:rsidR="0055723E" w:rsidRPr="00A36931">
              <w:rPr>
                <w:color w:val="auto"/>
              </w:rPr>
              <w:t>présenter la possibili</w:t>
            </w:r>
            <w:r w:rsidR="00987FCB">
              <w:rPr>
                <w:color w:val="auto"/>
              </w:rPr>
              <w:t>t</w:t>
            </w:r>
            <w:r w:rsidR="0055723E" w:rsidRPr="00A36931">
              <w:rPr>
                <w:color w:val="auto"/>
              </w:rPr>
              <w:t xml:space="preserve">é de développer d’autres types de </w:t>
            </w:r>
            <w:r w:rsidR="008E3F53" w:rsidRPr="00A36931">
              <w:rPr>
                <w:color w:val="auto"/>
              </w:rPr>
              <w:t>connaissance</w:t>
            </w:r>
            <w:r w:rsidR="00987FCB">
              <w:rPr>
                <w:color w:val="auto"/>
              </w:rPr>
              <w:t>s</w:t>
            </w:r>
            <w:r w:rsidR="0055723E" w:rsidRPr="00A36931">
              <w:rPr>
                <w:color w:val="auto"/>
              </w:rPr>
              <w:t xml:space="preserve"> sur l’événement. </w:t>
            </w:r>
          </w:p>
          <w:p w14:paraId="79264791" w14:textId="2824402E" w:rsidR="00DE0163" w:rsidRPr="00A36931" w:rsidRDefault="00DE0163" w:rsidP="00936FAE">
            <w:pPr>
              <w:pStyle w:val="Listenumros"/>
              <w:numPr>
                <w:ilvl w:val="0"/>
                <w:numId w:val="0"/>
              </w:numPr>
              <w:rPr>
                <w:color w:val="auto"/>
              </w:rPr>
            </w:pPr>
            <w:r w:rsidRPr="008B74FF">
              <w:rPr>
                <w:b/>
                <w:bCs/>
                <w:color w:val="63A537" w:themeColor="accent2"/>
              </w:rPr>
              <w:t>2</w:t>
            </w:r>
            <w:r w:rsidRPr="008B74FF">
              <w:rPr>
                <w:b/>
                <w:bCs/>
                <w:color w:val="63A537" w:themeColor="accent2"/>
                <w:vertAlign w:val="superscript"/>
              </w:rPr>
              <w:t>e</w:t>
            </w:r>
            <w:r w:rsidRPr="008B74FF">
              <w:rPr>
                <w:b/>
                <w:bCs/>
                <w:color w:val="63A537" w:themeColor="accent2"/>
              </w:rPr>
              <w:t xml:space="preserve"> paragraphe</w:t>
            </w:r>
            <w:r w:rsidRPr="008B74FF">
              <w:rPr>
                <w:color w:val="63A537" w:themeColor="accent2"/>
              </w:rPr>
              <w:t> </w:t>
            </w:r>
            <w:r w:rsidRPr="00A36931">
              <w:rPr>
                <w:color w:val="auto"/>
              </w:rPr>
              <w:t>: introduire l’objectif de recherche</w:t>
            </w:r>
            <w:r w:rsidR="0036089D">
              <w:rPr>
                <w:color w:val="auto"/>
              </w:rPr>
              <w:t> :</w:t>
            </w:r>
          </w:p>
          <w:p w14:paraId="42D0463D" w14:textId="77777777" w:rsidR="00DE0163" w:rsidRDefault="00DE0163" w:rsidP="00936FAE">
            <w:pPr>
              <w:pStyle w:val="Listenumros"/>
              <w:numPr>
                <w:ilvl w:val="0"/>
                <w:numId w:val="0"/>
              </w:numPr>
              <w:rPr>
                <w:color w:val="auto"/>
              </w:rPr>
            </w:pPr>
            <w:r w:rsidRPr="00A36931">
              <w:rPr>
                <w:color w:val="auto"/>
              </w:rPr>
              <w:t>Indiquer comment vous allez y répondre</w:t>
            </w:r>
            <w:r w:rsidR="008E3F53" w:rsidRPr="00A36931">
              <w:rPr>
                <w:color w:val="auto"/>
              </w:rPr>
              <w:t xml:space="preserve"> à l’aide d’une entrevue. Présente</w:t>
            </w:r>
            <w:r w:rsidR="00A36931" w:rsidRPr="00A36931">
              <w:rPr>
                <w:color w:val="auto"/>
              </w:rPr>
              <w:t>r les avantages.</w:t>
            </w:r>
          </w:p>
          <w:p w14:paraId="0A8196E0" w14:textId="3FA5AB98" w:rsidR="00B16B46" w:rsidRPr="00883ECF" w:rsidRDefault="0053500F" w:rsidP="00936FAE">
            <w:pPr>
              <w:pStyle w:val="Listenumros"/>
              <w:numPr>
                <w:ilvl w:val="0"/>
                <w:numId w:val="0"/>
              </w:numPr>
              <w:rPr>
                <w:b/>
                <w:bCs/>
                <w:color w:val="63A537" w:themeColor="accent2"/>
              </w:rPr>
            </w:pPr>
            <w:r>
              <w:rPr>
                <w:b/>
                <w:bCs/>
                <w:color w:val="63A537" w:themeColor="accent2"/>
              </w:rPr>
              <w:t>Liste de références</w:t>
            </w:r>
          </w:p>
          <w:p w14:paraId="23CE2B27" w14:textId="6A872A83" w:rsidR="00883ECF" w:rsidRDefault="00883ECF" w:rsidP="00BE1541">
            <w:pPr>
              <w:ind w:firstLine="576"/>
              <w:jc w:val="both"/>
            </w:pPr>
            <w:r>
              <w:t xml:space="preserve">Pour </w:t>
            </w:r>
            <w:r w:rsidR="00731C47">
              <w:t>ce travail</w:t>
            </w:r>
            <w:r>
              <w:t xml:space="preserve">, il vous faudra remettre une </w:t>
            </w:r>
            <w:r w:rsidR="0053500F">
              <w:t xml:space="preserve">liste de références </w:t>
            </w:r>
            <w:r>
              <w:t xml:space="preserve">de </w:t>
            </w:r>
            <w:r w:rsidR="0053500F" w:rsidRPr="00BA6A93">
              <w:rPr>
                <w:b/>
                <w:bCs/>
                <w:color w:val="63A537" w:themeColor="accent2"/>
                <w:u w:val="single"/>
              </w:rPr>
              <w:t>six</w:t>
            </w:r>
            <w:r w:rsidR="000B7E5E" w:rsidRPr="00BA6A93">
              <w:rPr>
                <w:b/>
                <w:bCs/>
                <w:color w:val="63A537" w:themeColor="accent2"/>
                <w:u w:val="single"/>
              </w:rPr>
              <w:t xml:space="preserve"> à </w:t>
            </w:r>
            <w:r w:rsidR="0053500F" w:rsidRPr="00BA6A93">
              <w:rPr>
                <w:b/>
                <w:bCs/>
                <w:color w:val="63A537" w:themeColor="accent2"/>
                <w:u w:val="single"/>
              </w:rPr>
              <w:t>huit</w:t>
            </w:r>
            <w:r w:rsidRPr="00BA6A93">
              <w:rPr>
                <w:b/>
                <w:bCs/>
                <w:color w:val="63A537" w:themeColor="accent2"/>
                <w:u w:val="single"/>
              </w:rPr>
              <w:t xml:space="preserve"> sources fiables et variées.</w:t>
            </w:r>
            <w:r w:rsidRPr="0053500F">
              <w:t xml:space="preserve"> </w:t>
            </w:r>
            <w:r w:rsidR="00BE1541" w:rsidRPr="0053500F">
              <w:t xml:space="preserve">Vous </w:t>
            </w:r>
            <w:r w:rsidR="00BE1541" w:rsidRPr="00BA6A93">
              <w:t>dev</w:t>
            </w:r>
            <w:r w:rsidR="009A12F7">
              <w:t>r</w:t>
            </w:r>
            <w:r w:rsidR="00BE1541" w:rsidRPr="00BA6A93">
              <w:t xml:space="preserve">ez </w:t>
            </w:r>
            <w:r w:rsidR="00BA6A93" w:rsidRPr="00BA6A93">
              <w:t>suivre les normes</w:t>
            </w:r>
            <w:r w:rsidR="00BA6A93">
              <w:t xml:space="preserve"> de présentation en Sciences humaines pour chacun des types de sources. </w:t>
            </w:r>
          </w:p>
          <w:p w14:paraId="1D1A586D" w14:textId="5F1818CB" w:rsidR="00BA6A93" w:rsidRPr="00BA6A93" w:rsidRDefault="00BA6A93" w:rsidP="00BE1541">
            <w:pPr>
              <w:ind w:firstLine="576"/>
              <w:jc w:val="both"/>
              <w:rPr>
                <w:u w:val="single"/>
              </w:rPr>
            </w:pPr>
            <w:r w:rsidRPr="00BA6A93">
              <w:rPr>
                <w:u w:val="single"/>
              </w:rPr>
              <w:t xml:space="preserve">Aucune source qui est </w:t>
            </w:r>
            <w:r w:rsidR="001F3EE3">
              <w:rPr>
                <w:u w:val="single"/>
              </w:rPr>
              <w:t xml:space="preserve">n’est pas citée </w:t>
            </w:r>
            <w:r w:rsidRPr="00BA6A93">
              <w:rPr>
                <w:u w:val="single"/>
              </w:rPr>
              <w:t xml:space="preserve">dans le travail ne doit se retrouver dans la liste de références. </w:t>
            </w:r>
          </w:p>
          <w:p w14:paraId="375A33C9" w14:textId="77777777" w:rsidR="00883ECF" w:rsidRDefault="00883ECF" w:rsidP="00883ECF">
            <w:pPr>
              <w:jc w:val="both"/>
            </w:pPr>
            <w:r>
              <w:t>Les types de source possibles sont les suivantes :</w:t>
            </w:r>
          </w:p>
          <w:p w14:paraId="1A817DD7" w14:textId="52C85AEE" w:rsidR="00883ECF" w:rsidRDefault="00883ECF" w:rsidP="00C54F07">
            <w:pPr>
              <w:pStyle w:val="Paragraphedeliste"/>
              <w:numPr>
                <w:ilvl w:val="0"/>
                <w:numId w:val="20"/>
              </w:numPr>
              <w:spacing w:before="0" w:after="160" w:line="240" w:lineRule="auto"/>
              <w:contextualSpacing w:val="0"/>
              <w:jc w:val="both"/>
            </w:pPr>
            <w:r>
              <w:t>Ouvrages de référence (atlas, dictionnaires, encyclopédies)</w:t>
            </w:r>
            <w:r w:rsidR="0059413A">
              <w:t>,</w:t>
            </w:r>
            <w:r>
              <w:t xml:space="preserve"> </w:t>
            </w:r>
          </w:p>
          <w:p w14:paraId="74C55015" w14:textId="526407BC" w:rsidR="00883ECF" w:rsidRDefault="00883ECF" w:rsidP="00C54F07">
            <w:pPr>
              <w:pStyle w:val="Paragraphedeliste"/>
              <w:numPr>
                <w:ilvl w:val="0"/>
                <w:numId w:val="20"/>
              </w:numPr>
              <w:spacing w:before="0" w:after="160" w:line="240" w:lineRule="auto"/>
              <w:contextualSpacing w:val="0"/>
              <w:jc w:val="both"/>
            </w:pPr>
            <w:r>
              <w:t>Livres</w:t>
            </w:r>
            <w:r w:rsidR="0059413A">
              <w:t>,</w:t>
            </w:r>
            <w:r>
              <w:t xml:space="preserve"> </w:t>
            </w:r>
          </w:p>
          <w:p w14:paraId="509E318F" w14:textId="37160859" w:rsidR="00883ECF" w:rsidRDefault="00883ECF" w:rsidP="00C54F07">
            <w:pPr>
              <w:pStyle w:val="Paragraphedeliste"/>
              <w:numPr>
                <w:ilvl w:val="0"/>
                <w:numId w:val="20"/>
              </w:numPr>
              <w:spacing w:before="0" w:after="160" w:line="240" w:lineRule="auto"/>
              <w:contextualSpacing w:val="0"/>
              <w:jc w:val="both"/>
            </w:pPr>
            <w:r>
              <w:t>Articles de périodiques</w:t>
            </w:r>
            <w:r w:rsidR="0059413A">
              <w:t>,</w:t>
            </w:r>
            <w:r>
              <w:t xml:space="preserve"> </w:t>
            </w:r>
          </w:p>
          <w:p w14:paraId="5FE02592" w14:textId="39109613" w:rsidR="00883ECF" w:rsidRDefault="00883ECF" w:rsidP="00C54F07">
            <w:pPr>
              <w:pStyle w:val="Paragraphedeliste"/>
              <w:numPr>
                <w:ilvl w:val="0"/>
                <w:numId w:val="20"/>
              </w:numPr>
              <w:spacing w:before="0" w:after="160" w:line="240" w:lineRule="auto"/>
              <w:contextualSpacing w:val="0"/>
              <w:jc w:val="both"/>
            </w:pPr>
            <w:r>
              <w:t>Articles de journaux</w:t>
            </w:r>
            <w:r w:rsidR="0059413A">
              <w:t>,</w:t>
            </w:r>
          </w:p>
          <w:p w14:paraId="350E3E16" w14:textId="7709F3A7" w:rsidR="00883ECF" w:rsidRDefault="00883ECF" w:rsidP="00C54F07">
            <w:pPr>
              <w:pStyle w:val="Paragraphedeliste"/>
              <w:numPr>
                <w:ilvl w:val="0"/>
                <w:numId w:val="20"/>
              </w:numPr>
              <w:spacing w:before="0" w:after="160" w:line="240" w:lineRule="auto"/>
              <w:contextualSpacing w:val="0"/>
              <w:jc w:val="both"/>
            </w:pPr>
            <w:r>
              <w:t>Documents audiovisuels</w:t>
            </w:r>
            <w:r w:rsidR="0059413A">
              <w:t>,</w:t>
            </w:r>
            <w:r>
              <w:t xml:space="preserve"> </w:t>
            </w:r>
          </w:p>
          <w:p w14:paraId="7E70A8FB" w14:textId="5069F2BC" w:rsidR="00883ECF" w:rsidRDefault="00883ECF" w:rsidP="00C54F07">
            <w:pPr>
              <w:pStyle w:val="Paragraphedeliste"/>
              <w:numPr>
                <w:ilvl w:val="0"/>
                <w:numId w:val="20"/>
              </w:numPr>
              <w:spacing w:before="0" w:after="160" w:line="240" w:lineRule="auto"/>
              <w:contextualSpacing w:val="0"/>
              <w:jc w:val="both"/>
            </w:pPr>
            <w:r>
              <w:t>Mémoires ou thèses</w:t>
            </w:r>
            <w:r w:rsidR="0059413A">
              <w:t>,</w:t>
            </w:r>
          </w:p>
          <w:p w14:paraId="430FA0F7" w14:textId="77777777" w:rsidR="00883ECF" w:rsidRDefault="00883ECF" w:rsidP="00C54F07">
            <w:pPr>
              <w:pStyle w:val="Paragraphedeliste"/>
              <w:numPr>
                <w:ilvl w:val="0"/>
                <w:numId w:val="20"/>
              </w:numPr>
              <w:spacing w:before="0" w:after="160" w:line="240" w:lineRule="auto"/>
              <w:contextualSpacing w:val="0"/>
              <w:jc w:val="both"/>
            </w:pPr>
            <w:r>
              <w:t>Sites Internet gouvernementaux (attention, il faut user de son esprit critique, car même les documents gouvernementaux peuvent être subjectifs).</w:t>
            </w:r>
          </w:p>
          <w:p w14:paraId="53229457" w14:textId="7044B3D6" w:rsidR="00B16B46" w:rsidRPr="00C15765" w:rsidRDefault="00883ECF" w:rsidP="00BE1541">
            <w:pPr>
              <w:jc w:val="both"/>
            </w:pPr>
            <w:r w:rsidRPr="00A754F8">
              <w:rPr>
                <w:b/>
                <w:bCs/>
                <w:color w:val="63A537" w:themeColor="accent2"/>
              </w:rPr>
              <w:t>Voici une liste de revues historiques pour votre recherche :</w:t>
            </w:r>
          </w:p>
        </w:tc>
      </w:tr>
    </w:tbl>
    <w:tbl>
      <w:tblPr>
        <w:tblStyle w:val="Grilledutableau1"/>
        <w:tblW w:w="10133" w:type="dxa"/>
        <w:jc w:val="center"/>
        <w:tblBorders>
          <w:insideV w:val="dotted" w:sz="4" w:space="0" w:color="auto"/>
        </w:tblBorders>
        <w:tblLook w:val="04A0" w:firstRow="1" w:lastRow="0" w:firstColumn="1" w:lastColumn="0" w:noHBand="0" w:noVBand="1"/>
      </w:tblPr>
      <w:tblGrid>
        <w:gridCol w:w="10133"/>
      </w:tblGrid>
      <w:tr w:rsidR="00731C47" w:rsidRPr="008B30CB" w14:paraId="1E6413AB" w14:textId="77777777">
        <w:trPr>
          <w:trHeight w:val="340"/>
          <w:jc w:val="center"/>
        </w:trPr>
        <w:tc>
          <w:tcPr>
            <w:tcW w:w="10133" w:type="dxa"/>
            <w:tcBorders>
              <w:bottom w:val="dotted" w:sz="4" w:space="0" w:color="auto"/>
            </w:tcBorders>
            <w:vAlign w:val="center"/>
          </w:tcPr>
          <w:p w14:paraId="23E1897C" w14:textId="77777777" w:rsidR="00731C47" w:rsidRPr="008B30CB" w:rsidRDefault="00731C47">
            <w:pPr>
              <w:rPr>
                <w:b/>
                <w:sz w:val="20"/>
              </w:rPr>
            </w:pPr>
            <w:r>
              <w:rPr>
                <w:b/>
                <w:sz w:val="20"/>
              </w:rPr>
              <w:lastRenderedPageBreak/>
              <w:t>Périodique numérique : Cahier d’histoire</w:t>
            </w:r>
          </w:p>
        </w:tc>
      </w:tr>
      <w:tr w:rsidR="00731C47" w:rsidRPr="008B30CB" w14:paraId="17E7041F" w14:textId="77777777">
        <w:trPr>
          <w:trHeight w:val="340"/>
          <w:jc w:val="center"/>
        </w:trPr>
        <w:tc>
          <w:tcPr>
            <w:tcW w:w="10133" w:type="dxa"/>
            <w:tcBorders>
              <w:top w:val="dotted" w:sz="4" w:space="0" w:color="auto"/>
              <w:bottom w:val="dotted" w:sz="4" w:space="0" w:color="auto"/>
            </w:tcBorders>
            <w:vAlign w:val="center"/>
          </w:tcPr>
          <w:p w14:paraId="005354C0" w14:textId="77777777" w:rsidR="00731C47" w:rsidRPr="008B30CB" w:rsidRDefault="00731C47">
            <w:pPr>
              <w:rPr>
                <w:b/>
                <w:sz w:val="20"/>
              </w:rPr>
            </w:pPr>
            <w:r>
              <w:rPr>
                <w:b/>
                <w:sz w:val="20"/>
              </w:rPr>
              <w:t>Périodique numérique : Les Cahiers des Dix</w:t>
            </w:r>
          </w:p>
        </w:tc>
      </w:tr>
      <w:tr w:rsidR="00731C47" w:rsidRPr="008B30CB" w14:paraId="54B94DB8" w14:textId="77777777">
        <w:trPr>
          <w:trHeight w:val="340"/>
          <w:jc w:val="center"/>
        </w:trPr>
        <w:tc>
          <w:tcPr>
            <w:tcW w:w="10133" w:type="dxa"/>
            <w:tcBorders>
              <w:top w:val="dotted" w:sz="4" w:space="0" w:color="auto"/>
              <w:bottom w:val="dotted" w:sz="4" w:space="0" w:color="auto"/>
            </w:tcBorders>
            <w:vAlign w:val="center"/>
          </w:tcPr>
          <w:p w14:paraId="1495DFD9" w14:textId="77777777" w:rsidR="00731C47" w:rsidRPr="008B30CB" w:rsidRDefault="00731C47">
            <w:pPr>
              <w:rPr>
                <w:b/>
                <w:sz w:val="20"/>
              </w:rPr>
            </w:pPr>
            <w:r>
              <w:rPr>
                <w:b/>
                <w:sz w:val="20"/>
              </w:rPr>
              <w:t>Périodique numérique: Cap-aux-Diamants (Histoire du Québec)</w:t>
            </w:r>
          </w:p>
        </w:tc>
      </w:tr>
      <w:tr w:rsidR="00731C47" w14:paraId="4316978D" w14:textId="77777777">
        <w:trPr>
          <w:trHeight w:val="340"/>
          <w:jc w:val="center"/>
        </w:trPr>
        <w:tc>
          <w:tcPr>
            <w:tcW w:w="10133" w:type="dxa"/>
            <w:tcBorders>
              <w:top w:val="dotted" w:sz="4" w:space="0" w:color="auto"/>
              <w:bottom w:val="dotted" w:sz="4" w:space="0" w:color="auto"/>
            </w:tcBorders>
            <w:vAlign w:val="center"/>
          </w:tcPr>
          <w:p w14:paraId="63E77F96" w14:textId="77777777" w:rsidR="00731C47" w:rsidRDefault="00731C47">
            <w:pPr>
              <w:rPr>
                <w:b/>
                <w:sz w:val="20"/>
              </w:rPr>
            </w:pPr>
            <w:r>
              <w:rPr>
                <w:b/>
                <w:sz w:val="20"/>
              </w:rPr>
              <w:t>Périodique : Courrier international</w:t>
            </w:r>
          </w:p>
        </w:tc>
      </w:tr>
      <w:tr w:rsidR="00731C47" w14:paraId="0442DC9A" w14:textId="77777777">
        <w:trPr>
          <w:trHeight w:val="340"/>
          <w:jc w:val="center"/>
        </w:trPr>
        <w:tc>
          <w:tcPr>
            <w:tcW w:w="10133" w:type="dxa"/>
            <w:tcBorders>
              <w:top w:val="dotted" w:sz="4" w:space="0" w:color="auto"/>
              <w:bottom w:val="dotted" w:sz="4" w:space="0" w:color="auto"/>
            </w:tcBorders>
            <w:vAlign w:val="center"/>
          </w:tcPr>
          <w:p w14:paraId="54C0D1F1" w14:textId="77777777" w:rsidR="00731C47" w:rsidRDefault="00731C47">
            <w:pPr>
              <w:rPr>
                <w:b/>
                <w:sz w:val="20"/>
              </w:rPr>
            </w:pPr>
            <w:r>
              <w:rPr>
                <w:b/>
                <w:sz w:val="20"/>
              </w:rPr>
              <w:t>Périodique numérique : Études d’histoire religieuse</w:t>
            </w:r>
          </w:p>
        </w:tc>
      </w:tr>
      <w:tr w:rsidR="00731C47" w14:paraId="1EF8AEC3" w14:textId="77777777">
        <w:trPr>
          <w:trHeight w:val="340"/>
          <w:jc w:val="center"/>
        </w:trPr>
        <w:tc>
          <w:tcPr>
            <w:tcW w:w="10133" w:type="dxa"/>
            <w:tcBorders>
              <w:top w:val="dotted" w:sz="4" w:space="0" w:color="auto"/>
              <w:bottom w:val="dotted" w:sz="4" w:space="0" w:color="auto"/>
            </w:tcBorders>
            <w:vAlign w:val="center"/>
          </w:tcPr>
          <w:p w14:paraId="1415AF74" w14:textId="77777777" w:rsidR="00731C47" w:rsidRDefault="00731C47">
            <w:pPr>
              <w:rPr>
                <w:b/>
                <w:sz w:val="20"/>
              </w:rPr>
            </w:pPr>
            <w:r>
              <w:rPr>
                <w:b/>
                <w:sz w:val="20"/>
              </w:rPr>
              <w:t xml:space="preserve">Périodique : </w:t>
            </w:r>
            <w:proofErr w:type="spellStart"/>
            <w:r>
              <w:rPr>
                <w:b/>
                <w:sz w:val="20"/>
              </w:rPr>
              <w:t>Geo</w:t>
            </w:r>
            <w:proofErr w:type="spellEnd"/>
            <w:r>
              <w:rPr>
                <w:b/>
                <w:sz w:val="20"/>
              </w:rPr>
              <w:t xml:space="preserve"> histoire</w:t>
            </w:r>
          </w:p>
        </w:tc>
      </w:tr>
      <w:tr w:rsidR="00731C47" w14:paraId="71FD81F6" w14:textId="77777777">
        <w:trPr>
          <w:trHeight w:val="340"/>
          <w:jc w:val="center"/>
        </w:trPr>
        <w:tc>
          <w:tcPr>
            <w:tcW w:w="10133" w:type="dxa"/>
            <w:tcBorders>
              <w:top w:val="dotted" w:sz="4" w:space="0" w:color="auto"/>
              <w:bottom w:val="dotted" w:sz="4" w:space="0" w:color="auto"/>
            </w:tcBorders>
            <w:vAlign w:val="center"/>
          </w:tcPr>
          <w:p w14:paraId="45553C77" w14:textId="77777777" w:rsidR="00731C47" w:rsidRDefault="00731C47">
            <w:pPr>
              <w:rPr>
                <w:b/>
                <w:sz w:val="20"/>
              </w:rPr>
            </w:pPr>
            <w:r>
              <w:rPr>
                <w:b/>
                <w:sz w:val="20"/>
              </w:rPr>
              <w:t>Ressource numérique = Globe : revue internationale d’études québécoises</w:t>
            </w:r>
          </w:p>
        </w:tc>
      </w:tr>
      <w:tr w:rsidR="00731C47" w14:paraId="47728619" w14:textId="77777777">
        <w:trPr>
          <w:trHeight w:val="340"/>
          <w:jc w:val="center"/>
        </w:trPr>
        <w:tc>
          <w:tcPr>
            <w:tcW w:w="10133" w:type="dxa"/>
            <w:tcBorders>
              <w:top w:val="dotted" w:sz="4" w:space="0" w:color="auto"/>
              <w:bottom w:val="dotted" w:sz="4" w:space="0" w:color="auto"/>
            </w:tcBorders>
            <w:vAlign w:val="center"/>
          </w:tcPr>
          <w:p w14:paraId="256FA751" w14:textId="77777777" w:rsidR="00731C47" w:rsidRDefault="00731C47">
            <w:pPr>
              <w:rPr>
                <w:b/>
                <w:sz w:val="20"/>
              </w:rPr>
            </w:pPr>
            <w:r>
              <w:rPr>
                <w:b/>
                <w:sz w:val="20"/>
              </w:rPr>
              <w:t>Ressource électronique : Histoire Québec</w:t>
            </w:r>
          </w:p>
        </w:tc>
      </w:tr>
      <w:tr w:rsidR="00731C47" w14:paraId="06644020" w14:textId="77777777">
        <w:trPr>
          <w:trHeight w:val="340"/>
          <w:jc w:val="center"/>
        </w:trPr>
        <w:tc>
          <w:tcPr>
            <w:tcW w:w="10133" w:type="dxa"/>
            <w:tcBorders>
              <w:top w:val="dotted" w:sz="4" w:space="0" w:color="auto"/>
              <w:bottom w:val="dotted" w:sz="4" w:space="0" w:color="auto"/>
            </w:tcBorders>
            <w:vAlign w:val="center"/>
          </w:tcPr>
          <w:p w14:paraId="0F8F455A" w14:textId="77777777" w:rsidR="00731C47" w:rsidRDefault="00731C47">
            <w:pPr>
              <w:rPr>
                <w:b/>
                <w:sz w:val="20"/>
              </w:rPr>
            </w:pPr>
            <w:r>
              <w:rPr>
                <w:b/>
                <w:sz w:val="20"/>
              </w:rPr>
              <w:t>Histoire sociale : revue canadienne</w:t>
            </w:r>
          </w:p>
        </w:tc>
      </w:tr>
      <w:tr w:rsidR="00731C47" w14:paraId="52A369F3" w14:textId="77777777">
        <w:trPr>
          <w:trHeight w:val="340"/>
          <w:jc w:val="center"/>
        </w:trPr>
        <w:tc>
          <w:tcPr>
            <w:tcW w:w="10133" w:type="dxa"/>
            <w:tcBorders>
              <w:top w:val="dotted" w:sz="4" w:space="0" w:color="auto"/>
              <w:bottom w:val="dotted" w:sz="4" w:space="0" w:color="auto"/>
            </w:tcBorders>
            <w:vAlign w:val="center"/>
          </w:tcPr>
          <w:p w14:paraId="4EFCC877" w14:textId="77777777" w:rsidR="00731C47" w:rsidRDefault="00731C47">
            <w:pPr>
              <w:rPr>
                <w:b/>
                <w:sz w:val="20"/>
              </w:rPr>
            </w:pPr>
            <w:r>
              <w:rPr>
                <w:b/>
                <w:sz w:val="20"/>
              </w:rPr>
              <w:t>Revue L’Histoire</w:t>
            </w:r>
          </w:p>
        </w:tc>
      </w:tr>
      <w:tr w:rsidR="00731C47" w14:paraId="2D1A7075" w14:textId="77777777">
        <w:trPr>
          <w:trHeight w:val="340"/>
          <w:jc w:val="center"/>
        </w:trPr>
        <w:tc>
          <w:tcPr>
            <w:tcW w:w="10133" w:type="dxa"/>
            <w:tcBorders>
              <w:top w:val="dotted" w:sz="4" w:space="0" w:color="auto"/>
              <w:bottom w:val="dotted" w:sz="4" w:space="0" w:color="auto"/>
            </w:tcBorders>
            <w:vAlign w:val="center"/>
          </w:tcPr>
          <w:p w14:paraId="62247E9E" w14:textId="77777777" w:rsidR="00731C47" w:rsidRDefault="00731C47">
            <w:pPr>
              <w:rPr>
                <w:b/>
                <w:sz w:val="20"/>
              </w:rPr>
            </w:pPr>
            <w:r>
              <w:rPr>
                <w:b/>
                <w:sz w:val="20"/>
              </w:rPr>
              <w:lastRenderedPageBreak/>
              <w:t>Revue Historia</w:t>
            </w:r>
          </w:p>
        </w:tc>
      </w:tr>
      <w:tr w:rsidR="00731C47" w14:paraId="714AA361" w14:textId="77777777">
        <w:trPr>
          <w:trHeight w:val="340"/>
          <w:jc w:val="center"/>
        </w:trPr>
        <w:tc>
          <w:tcPr>
            <w:tcW w:w="10133" w:type="dxa"/>
            <w:tcBorders>
              <w:top w:val="dotted" w:sz="4" w:space="0" w:color="auto"/>
              <w:bottom w:val="dotted" w:sz="4" w:space="0" w:color="auto"/>
            </w:tcBorders>
            <w:vAlign w:val="center"/>
          </w:tcPr>
          <w:p w14:paraId="6A58F20C" w14:textId="77777777" w:rsidR="00731C47" w:rsidRDefault="00731C47">
            <w:pPr>
              <w:rPr>
                <w:b/>
                <w:sz w:val="20"/>
              </w:rPr>
            </w:pPr>
            <w:r>
              <w:rPr>
                <w:b/>
                <w:sz w:val="20"/>
              </w:rPr>
              <w:t xml:space="preserve">Ressource </w:t>
            </w:r>
            <w:r w:rsidRPr="00BD59BD">
              <w:rPr>
                <w:b/>
                <w:sz w:val="20"/>
              </w:rPr>
              <w:t xml:space="preserve">électronique : Journal of the Canadian </w:t>
            </w:r>
            <w:proofErr w:type="spellStart"/>
            <w:r w:rsidRPr="00BD59BD">
              <w:rPr>
                <w:b/>
                <w:sz w:val="20"/>
              </w:rPr>
              <w:t>Historical</w:t>
            </w:r>
            <w:proofErr w:type="spellEnd"/>
            <w:r w:rsidRPr="00BD59BD">
              <w:rPr>
                <w:b/>
                <w:sz w:val="20"/>
              </w:rPr>
              <w:t xml:space="preserve"> Association = Revue de la Société historique du Canada</w:t>
            </w:r>
          </w:p>
        </w:tc>
      </w:tr>
      <w:tr w:rsidR="00731C47" w14:paraId="314C5014" w14:textId="77777777">
        <w:trPr>
          <w:trHeight w:val="340"/>
          <w:jc w:val="center"/>
        </w:trPr>
        <w:tc>
          <w:tcPr>
            <w:tcW w:w="10133" w:type="dxa"/>
            <w:tcBorders>
              <w:top w:val="dotted" w:sz="4" w:space="0" w:color="auto"/>
              <w:bottom w:val="dotted" w:sz="4" w:space="0" w:color="auto"/>
            </w:tcBorders>
            <w:vAlign w:val="center"/>
          </w:tcPr>
          <w:p w14:paraId="576AA517" w14:textId="77777777" w:rsidR="00731C47" w:rsidRDefault="00731C47">
            <w:pPr>
              <w:rPr>
                <w:b/>
                <w:sz w:val="20"/>
              </w:rPr>
            </w:pPr>
            <w:r>
              <w:rPr>
                <w:b/>
                <w:sz w:val="20"/>
              </w:rPr>
              <w:t>Le Monde diplomatique</w:t>
            </w:r>
          </w:p>
        </w:tc>
      </w:tr>
      <w:tr w:rsidR="00731C47" w14:paraId="037CBF95" w14:textId="77777777">
        <w:trPr>
          <w:trHeight w:val="340"/>
          <w:jc w:val="center"/>
        </w:trPr>
        <w:tc>
          <w:tcPr>
            <w:tcW w:w="10133" w:type="dxa"/>
            <w:tcBorders>
              <w:top w:val="dotted" w:sz="4" w:space="0" w:color="auto"/>
              <w:bottom w:val="dotted" w:sz="4" w:space="0" w:color="auto"/>
            </w:tcBorders>
            <w:vAlign w:val="center"/>
          </w:tcPr>
          <w:p w14:paraId="57A8D83F" w14:textId="77777777" w:rsidR="00731C47" w:rsidRDefault="00731C47">
            <w:pPr>
              <w:rPr>
                <w:b/>
                <w:sz w:val="20"/>
              </w:rPr>
            </w:pPr>
            <w:r>
              <w:rPr>
                <w:b/>
                <w:sz w:val="20"/>
              </w:rPr>
              <w:t xml:space="preserve">National </w:t>
            </w:r>
            <w:proofErr w:type="spellStart"/>
            <w:r>
              <w:rPr>
                <w:b/>
                <w:sz w:val="20"/>
              </w:rPr>
              <w:t>geographic</w:t>
            </w:r>
            <w:proofErr w:type="spellEnd"/>
            <w:r>
              <w:rPr>
                <w:b/>
                <w:sz w:val="20"/>
              </w:rPr>
              <w:t xml:space="preserve"> France</w:t>
            </w:r>
          </w:p>
        </w:tc>
      </w:tr>
      <w:tr w:rsidR="00731C47" w14:paraId="01C56382" w14:textId="77777777">
        <w:trPr>
          <w:trHeight w:val="340"/>
          <w:jc w:val="center"/>
        </w:trPr>
        <w:tc>
          <w:tcPr>
            <w:tcW w:w="10133" w:type="dxa"/>
            <w:tcBorders>
              <w:top w:val="dotted" w:sz="4" w:space="0" w:color="auto"/>
              <w:bottom w:val="dotted" w:sz="4" w:space="0" w:color="auto"/>
            </w:tcBorders>
            <w:vAlign w:val="center"/>
          </w:tcPr>
          <w:p w14:paraId="63CE70AC" w14:textId="77777777" w:rsidR="00731C47" w:rsidRDefault="00731C47">
            <w:pPr>
              <w:rPr>
                <w:b/>
                <w:sz w:val="20"/>
              </w:rPr>
            </w:pPr>
            <w:r>
              <w:rPr>
                <w:b/>
                <w:sz w:val="20"/>
              </w:rPr>
              <w:t>Revue d’histoire de l’Amérique française</w:t>
            </w:r>
          </w:p>
        </w:tc>
      </w:tr>
      <w:tr w:rsidR="00731C47" w14:paraId="3964C90E" w14:textId="77777777">
        <w:trPr>
          <w:trHeight w:val="340"/>
          <w:jc w:val="center"/>
        </w:trPr>
        <w:tc>
          <w:tcPr>
            <w:tcW w:w="10133" w:type="dxa"/>
            <w:tcBorders>
              <w:top w:val="dotted" w:sz="4" w:space="0" w:color="auto"/>
            </w:tcBorders>
            <w:vAlign w:val="center"/>
          </w:tcPr>
          <w:p w14:paraId="0C8730B8" w14:textId="77777777" w:rsidR="00731C47" w:rsidRDefault="00731C47">
            <w:pPr>
              <w:rPr>
                <w:b/>
                <w:sz w:val="20"/>
              </w:rPr>
            </w:pPr>
            <w:r>
              <w:rPr>
                <w:b/>
                <w:sz w:val="20"/>
              </w:rPr>
              <w:t xml:space="preserve">Ressource électronique : </w:t>
            </w:r>
            <w:r w:rsidRPr="00BB3A19">
              <w:rPr>
                <w:b/>
                <w:bCs/>
                <w:sz w:val="20"/>
              </w:rPr>
              <w:t xml:space="preserve">Urban </w:t>
            </w:r>
            <w:proofErr w:type="spellStart"/>
            <w:r w:rsidRPr="00BB3A19">
              <w:rPr>
                <w:b/>
                <w:bCs/>
                <w:sz w:val="20"/>
              </w:rPr>
              <w:t>history</w:t>
            </w:r>
            <w:proofErr w:type="spellEnd"/>
            <w:r w:rsidRPr="00BB3A19">
              <w:rPr>
                <w:b/>
                <w:bCs/>
                <w:sz w:val="20"/>
              </w:rPr>
              <w:t xml:space="preserve"> </w:t>
            </w:r>
            <w:proofErr w:type="spellStart"/>
            <w:r w:rsidRPr="00BB3A19">
              <w:rPr>
                <w:b/>
                <w:bCs/>
                <w:sz w:val="20"/>
              </w:rPr>
              <w:t>review</w:t>
            </w:r>
            <w:proofErr w:type="spellEnd"/>
            <w:r w:rsidRPr="00BB3A19">
              <w:rPr>
                <w:b/>
                <w:bCs/>
                <w:sz w:val="20"/>
              </w:rPr>
              <w:t xml:space="preserve"> = Revue d'histoire urbaine</w:t>
            </w:r>
          </w:p>
        </w:tc>
      </w:tr>
    </w:tbl>
    <w:tbl>
      <w:tblPr>
        <w:tblW w:w="10070" w:type="dxa"/>
        <w:tblLayout w:type="fixed"/>
        <w:tblCellMar>
          <w:left w:w="115" w:type="dxa"/>
          <w:right w:w="115" w:type="dxa"/>
        </w:tblCellMar>
        <w:tblLook w:val="0600" w:firstRow="0" w:lastRow="0" w:firstColumn="0" w:lastColumn="0" w:noHBand="1" w:noVBand="1"/>
      </w:tblPr>
      <w:tblGrid>
        <w:gridCol w:w="450"/>
        <w:gridCol w:w="9620"/>
      </w:tblGrid>
      <w:tr w:rsidR="00A67285" w:rsidRPr="007D707C" w14:paraId="06EB765C" w14:textId="77777777" w:rsidTr="340AB492">
        <w:tc>
          <w:tcPr>
            <w:tcW w:w="450" w:type="dxa"/>
          </w:tcPr>
          <w:p w14:paraId="040EF8AF" w14:textId="572AE3A6" w:rsidR="00A67285" w:rsidRPr="007D707C" w:rsidRDefault="00A67285" w:rsidP="00784AB5">
            <w:pPr>
              <w:pStyle w:val="Casecocher"/>
            </w:pPr>
          </w:p>
        </w:tc>
        <w:tc>
          <w:tcPr>
            <w:tcW w:w="9620" w:type="dxa"/>
          </w:tcPr>
          <w:p w14:paraId="4D671708" w14:textId="76B70AE7" w:rsidR="00F51DEA" w:rsidRPr="007D707C" w:rsidRDefault="00F51DEA" w:rsidP="001602D3">
            <w:pPr>
              <w:pStyle w:val="Listenumros2"/>
              <w:numPr>
                <w:ilvl w:val="0"/>
                <w:numId w:val="0"/>
              </w:numPr>
            </w:pPr>
          </w:p>
        </w:tc>
      </w:tr>
    </w:tbl>
    <w:bookmarkEnd w:id="23"/>
    <w:p w14:paraId="53D09A45" w14:textId="68ECDB22" w:rsidR="340AB492" w:rsidRDefault="0034594B" w:rsidP="340AB492">
      <w:pPr>
        <w:pStyle w:val="Titre1"/>
        <w:rPr>
          <w:ins w:id="26" w:author="Perron, Maryse" w:date="2026-04-16T14:43:00Z" w16du:dateUtc="2026-04-16T18:43:00Z"/>
        </w:rPr>
      </w:pPr>
      <w:ins w:id="27" w:author="Perron, Maryse" w:date="2026-04-16T14:42:00Z" w16du:dateUtc="2026-04-16T18:42:00Z">
        <w:r>
          <w:t xml:space="preserve">Exemple d’un plan de </w:t>
        </w:r>
        <w:commentRangeStart w:id="28"/>
        <w:commentRangeStart w:id="29"/>
        <w:commentRangeStart w:id="30"/>
        <w:r>
          <w:t>travail</w:t>
        </w:r>
      </w:ins>
      <w:commentRangeEnd w:id="28"/>
      <w:ins w:id="31" w:author="Perron, Maryse" w:date="2026-04-16T14:47:00Z" w16du:dateUtc="2026-04-16T18:47:00Z">
        <w:r w:rsidR="00453E24">
          <w:rPr>
            <w:rStyle w:val="Marquedecommentaire"/>
            <w:rFonts w:asciiTheme="minorHAnsi" w:eastAsiaTheme="minorHAnsi" w:hAnsiTheme="minorHAnsi" w:cstheme="minorBidi"/>
            <w:b w:val="0"/>
            <w:color w:val="595959" w:themeColor="text1" w:themeTint="A6"/>
          </w:rPr>
          <w:commentReference w:id="28"/>
        </w:r>
      </w:ins>
      <w:commentRangeEnd w:id="29"/>
      <w:ins w:id="32" w:author="Perron, Maryse" w:date="2026-04-16T14:48:00Z" w16du:dateUtc="2026-04-16T18:48:00Z">
        <w:r w:rsidR="00453E24">
          <w:rPr>
            <w:rStyle w:val="CommentReference"/>
          </w:rPr>
          <w:commentReference w:id="29"/>
        </w:r>
      </w:ins>
      <w:commentRangeEnd w:id="30"/>
      <w:ins w:id="34" w:author="Perron, Maryse" w:date="2026-04-16T14:47:00Z" w16du:dateUtc="2026-04-16T18:47:00Z">
        <w:r>
          <w:rPr>
            <w:rStyle w:val="CommentReference"/>
          </w:rPr>
          <w:commentReference w:id="30"/>
        </w:r>
      </w:ins>
      <w:ins w:id="35" w:author="Perron, Maryse" w:date="2026-04-16T14:42:00Z" w16du:dateUtc="2026-04-16T18:42:00Z">
        <w:r>
          <w:t xml:space="preserve"> : </w:t>
        </w:r>
      </w:ins>
    </w:p>
    <w:p w14:paraId="41E1518D" w14:textId="2AB19973" w:rsidR="00F01DFE" w:rsidRDefault="00F01DFE">
      <w:pPr>
        <w:pStyle w:val="paragraph"/>
        <w:spacing w:before="0" w:beforeAutospacing="0" w:after="0" w:afterAutospacing="0"/>
        <w:jc w:val="center"/>
        <w:textAlignment w:val="baseline"/>
        <w:rPr>
          <w:ins w:id="36" w:author="Perron, Maryse" w:date="2026-04-16T14:44:00Z" w16du:dateUtc="2026-04-16T18:44:00Z"/>
          <w:rFonts w:ascii="Segoe UI" w:hAnsi="Segoe UI" w:cs="Segoe UI"/>
          <w:sz w:val="18"/>
          <w:szCs w:val="18"/>
        </w:rPr>
        <w:pPrChange w:id="37" w:author="Perron, Maryse" w:date="2026-04-16T14:44:00Z" w16du:dateUtc="2026-04-16T18:44:00Z">
          <w:pPr>
            <w:pStyle w:val="paragraph"/>
            <w:spacing w:before="0" w:beforeAutospacing="0" w:after="0" w:afterAutospacing="0"/>
            <w:textAlignment w:val="baseline"/>
          </w:pPr>
        </w:pPrChange>
      </w:pPr>
      <w:ins w:id="38" w:author="Perron, Maryse" w:date="2026-04-16T14:44:00Z" w16du:dateUtc="2026-04-16T18:44:00Z">
        <w:r>
          <w:rPr>
            <w:rStyle w:val="normaltextrun"/>
            <w:rFonts w:ascii="Segoe UI" w:hAnsi="Segoe UI" w:cs="Segoe UI"/>
            <w:b/>
            <w:bCs/>
            <w:color w:val="424242"/>
            <w:sz w:val="36"/>
            <w:szCs w:val="36"/>
          </w:rPr>
          <w:t>Plan de rédaction : La conquête britannique de la Nouvelle-France</w:t>
        </w:r>
      </w:ins>
    </w:p>
    <w:p w14:paraId="7C025B19" w14:textId="77777777" w:rsidR="00F01DFE" w:rsidRDefault="00F01DFE" w:rsidP="00F01DFE">
      <w:pPr>
        <w:pStyle w:val="paragraph"/>
        <w:spacing w:before="0" w:beforeAutospacing="0" w:after="0" w:afterAutospacing="0"/>
        <w:textAlignment w:val="baseline"/>
        <w:rPr>
          <w:ins w:id="39" w:author="Perron, Maryse" w:date="2026-04-16T14:44:00Z" w16du:dateUtc="2026-04-16T18:44:00Z"/>
          <w:rFonts w:ascii="Segoe UI" w:hAnsi="Segoe UI" w:cs="Segoe UI"/>
          <w:sz w:val="18"/>
          <w:szCs w:val="18"/>
        </w:rPr>
      </w:pPr>
      <w:ins w:id="40" w:author="Perron, Maryse" w:date="2026-04-16T14:44:00Z" w16du:dateUtc="2026-04-16T18:44:00Z">
        <w:r>
          <w:rPr>
            <w:rStyle w:val="normaltextrun"/>
            <w:rFonts w:ascii="Segoe UI" w:hAnsi="Segoe UI" w:cs="Segoe UI"/>
            <w:b/>
            <w:bCs/>
            <w:color w:val="424242"/>
            <w:sz w:val="30"/>
            <w:szCs w:val="30"/>
          </w:rPr>
          <w:t>Page titre</w:t>
        </w:r>
        <w:r>
          <w:rPr>
            <w:rStyle w:val="eop"/>
            <w:rFonts w:ascii="Segoe UI" w:hAnsi="Segoe UI" w:cs="Segoe UI"/>
            <w:color w:val="424242"/>
            <w:sz w:val="30"/>
            <w:szCs w:val="30"/>
          </w:rPr>
          <w:t> </w:t>
        </w:r>
      </w:ins>
    </w:p>
    <w:p w14:paraId="016DCCDD" w14:textId="77777777" w:rsidR="00F01DFE" w:rsidRDefault="00F01DFE" w:rsidP="00F01DFE">
      <w:pPr>
        <w:pStyle w:val="paragraph"/>
        <w:spacing w:before="0" w:beforeAutospacing="0" w:after="0" w:afterAutospacing="0"/>
        <w:textAlignment w:val="baseline"/>
        <w:rPr>
          <w:ins w:id="41" w:author="Perron, Maryse" w:date="2026-04-16T14:44:00Z" w16du:dateUtc="2026-04-16T18:44:00Z"/>
          <w:rFonts w:ascii="Segoe UI" w:hAnsi="Segoe UI" w:cs="Segoe UI"/>
          <w:sz w:val="18"/>
          <w:szCs w:val="18"/>
        </w:rPr>
      </w:pPr>
      <w:ins w:id="42" w:author="Perron, Maryse" w:date="2026-04-16T14:44:00Z" w16du:dateUtc="2026-04-16T18:44:00Z">
        <w:r>
          <w:rPr>
            <w:rStyle w:val="normaltextrun"/>
            <w:rFonts w:ascii="Segoe UI" w:hAnsi="Segoe UI" w:cs="Segoe UI"/>
            <w:b/>
            <w:bCs/>
            <w:color w:val="424242"/>
            <w:sz w:val="30"/>
            <w:szCs w:val="30"/>
          </w:rPr>
          <w:t>Table des matières</w:t>
        </w:r>
        <w:r>
          <w:rPr>
            <w:rStyle w:val="eop"/>
            <w:rFonts w:ascii="Segoe UI" w:hAnsi="Segoe UI" w:cs="Segoe UI"/>
            <w:color w:val="424242"/>
            <w:sz w:val="30"/>
            <w:szCs w:val="30"/>
          </w:rPr>
          <w:t> </w:t>
        </w:r>
      </w:ins>
    </w:p>
    <w:p w14:paraId="6C58FAA5" w14:textId="77777777" w:rsidR="00F01DFE" w:rsidRDefault="00F01DFE" w:rsidP="00F01DFE">
      <w:pPr>
        <w:pStyle w:val="paragraph"/>
        <w:spacing w:before="0" w:beforeAutospacing="0" w:after="0" w:afterAutospacing="0"/>
        <w:textAlignment w:val="baseline"/>
        <w:rPr>
          <w:ins w:id="43" w:author="Perron, Maryse" w:date="2026-04-16T14:44:00Z" w16du:dateUtc="2026-04-16T18:44:00Z"/>
          <w:rFonts w:ascii="Segoe UI" w:hAnsi="Segoe UI" w:cs="Segoe UI"/>
          <w:sz w:val="18"/>
          <w:szCs w:val="18"/>
        </w:rPr>
      </w:pPr>
      <w:ins w:id="44" w:author="Perron, Maryse" w:date="2026-04-16T14:44:00Z" w16du:dateUtc="2026-04-16T18:44:00Z">
        <w:r>
          <w:rPr>
            <w:rStyle w:val="normaltextrun"/>
            <w:rFonts w:ascii="Segoe UI" w:hAnsi="Segoe UI" w:cs="Segoe UI"/>
            <w:b/>
            <w:bCs/>
            <w:color w:val="424242"/>
            <w:sz w:val="30"/>
            <w:szCs w:val="30"/>
          </w:rPr>
          <w:t>Introduction (3 paragraphes)</w:t>
        </w:r>
        <w:r>
          <w:rPr>
            <w:rStyle w:val="eop"/>
            <w:rFonts w:ascii="Segoe UI" w:hAnsi="Segoe UI" w:cs="Segoe UI"/>
            <w:color w:val="424242"/>
            <w:sz w:val="30"/>
            <w:szCs w:val="30"/>
          </w:rPr>
          <w:t> </w:t>
        </w:r>
      </w:ins>
    </w:p>
    <w:p w14:paraId="2C948D45" w14:textId="77777777" w:rsidR="00F01DFE" w:rsidRDefault="00F01DFE" w:rsidP="00F01DFE">
      <w:pPr>
        <w:pStyle w:val="paragraph"/>
        <w:numPr>
          <w:ilvl w:val="0"/>
          <w:numId w:val="34"/>
        </w:numPr>
        <w:spacing w:before="0" w:beforeAutospacing="0" w:after="0" w:afterAutospacing="0"/>
        <w:ind w:left="1080" w:firstLine="0"/>
        <w:textAlignment w:val="baseline"/>
        <w:rPr>
          <w:ins w:id="45" w:author="Perron, Maryse" w:date="2026-04-16T14:44:00Z" w16du:dateUtc="2026-04-16T18:44:00Z"/>
          <w:rFonts w:ascii="Segoe UI" w:hAnsi="Segoe UI" w:cs="Segoe UI"/>
        </w:rPr>
      </w:pPr>
      <w:ins w:id="46" w:author="Perron, Maryse" w:date="2026-04-16T14:44:00Z" w16du:dateUtc="2026-04-16T18:44:00Z">
        <w:r>
          <w:rPr>
            <w:rStyle w:val="normaltextrun"/>
            <w:rFonts w:ascii="Segoe UI" w:hAnsi="Segoe UI" w:cs="Segoe UI"/>
            <w:b/>
            <w:bCs/>
            <w:color w:val="424242"/>
          </w:rPr>
          <w:t>Sujet amené</w:t>
        </w:r>
        <w:r>
          <w:rPr>
            <w:rStyle w:val="eop"/>
            <w:rFonts w:ascii="Segoe UI" w:hAnsi="Segoe UI" w:cs="Segoe UI"/>
            <w:color w:val="424242"/>
          </w:rPr>
          <w:t> </w:t>
        </w:r>
      </w:ins>
    </w:p>
    <w:p w14:paraId="59FC62B6" w14:textId="77777777" w:rsidR="00F01DFE" w:rsidRDefault="00F01DFE" w:rsidP="00F01DFE">
      <w:pPr>
        <w:pStyle w:val="paragraph"/>
        <w:numPr>
          <w:ilvl w:val="0"/>
          <w:numId w:val="35"/>
        </w:numPr>
        <w:spacing w:before="0" w:beforeAutospacing="0" w:after="0" w:afterAutospacing="0"/>
        <w:ind w:left="1800" w:firstLine="0"/>
        <w:textAlignment w:val="baseline"/>
        <w:rPr>
          <w:ins w:id="47" w:author="Perron, Maryse" w:date="2026-04-16T14:44:00Z" w16du:dateUtc="2026-04-16T18:44:00Z"/>
          <w:rFonts w:ascii="Segoe UI" w:hAnsi="Segoe UI" w:cs="Segoe UI"/>
        </w:rPr>
      </w:pPr>
      <w:ins w:id="48" w:author="Perron, Maryse" w:date="2026-04-16T14:44:00Z" w16du:dateUtc="2026-04-16T18:44:00Z">
        <w:r>
          <w:rPr>
            <w:rStyle w:val="normaltextrun"/>
            <w:rFonts w:ascii="Segoe UI" w:hAnsi="Segoe UI" w:cs="Segoe UI"/>
            <w:color w:val="424242"/>
          </w:rPr>
          <w:t>Introduction captivante : citation d’un historien ou extrait d’un article de périodique (ex. </w:t>
        </w:r>
        <w:r>
          <w:rPr>
            <w:rStyle w:val="normaltextrun"/>
            <w:rFonts w:ascii="Segoe UI" w:hAnsi="Segoe UI" w:cs="Segoe UI"/>
            <w:i/>
            <w:iCs/>
            <w:color w:val="424242"/>
          </w:rPr>
          <w:t>Cap-aux-Diamants</w:t>
        </w:r>
        <w:r>
          <w:rPr>
            <w:rStyle w:val="normaltextrun"/>
            <w:rFonts w:ascii="Segoe UI" w:hAnsi="Segoe UI" w:cs="Segoe UI"/>
            <w:color w:val="424242"/>
          </w:rPr>
          <w:t> ou </w:t>
        </w:r>
        <w:r>
          <w:rPr>
            <w:rStyle w:val="normaltextrun"/>
            <w:rFonts w:ascii="Segoe UI" w:hAnsi="Segoe UI" w:cs="Segoe UI"/>
            <w:i/>
            <w:iCs/>
            <w:color w:val="424242"/>
          </w:rPr>
          <w:t>Revue d’histoire de l’Amérique française</w:t>
        </w:r>
        <w:r>
          <w:rPr>
            <w:rStyle w:val="normaltextrun"/>
            <w:rFonts w:ascii="Segoe UI" w:hAnsi="Segoe UI" w:cs="Segoe UI"/>
            <w:color w:val="424242"/>
          </w:rPr>
          <w:t>) sur l’impact de la conquête.</w:t>
        </w:r>
        <w:r>
          <w:rPr>
            <w:rStyle w:val="eop"/>
            <w:rFonts w:ascii="Segoe UI" w:hAnsi="Segoe UI" w:cs="Segoe UI"/>
            <w:color w:val="424242"/>
          </w:rPr>
          <w:t> </w:t>
        </w:r>
      </w:ins>
    </w:p>
    <w:p w14:paraId="4263C75E" w14:textId="77777777" w:rsidR="00F01DFE" w:rsidRDefault="00F01DFE" w:rsidP="00F01DFE">
      <w:pPr>
        <w:pStyle w:val="paragraph"/>
        <w:numPr>
          <w:ilvl w:val="0"/>
          <w:numId w:val="36"/>
        </w:numPr>
        <w:spacing w:before="0" w:beforeAutospacing="0" w:after="0" w:afterAutospacing="0"/>
        <w:ind w:left="1800" w:firstLine="0"/>
        <w:textAlignment w:val="baseline"/>
        <w:rPr>
          <w:ins w:id="49" w:author="Perron, Maryse" w:date="2026-04-16T14:44:00Z" w16du:dateUtc="2026-04-16T18:44:00Z"/>
          <w:rFonts w:ascii="Segoe UI" w:hAnsi="Segoe UI" w:cs="Segoe UI"/>
        </w:rPr>
      </w:pPr>
      <w:ins w:id="50" w:author="Perron, Maryse" w:date="2026-04-16T14:44:00Z" w16du:dateUtc="2026-04-16T18:44:00Z">
        <w:r>
          <w:rPr>
            <w:rStyle w:val="normaltextrun"/>
            <w:rFonts w:ascii="Segoe UI" w:hAnsi="Segoe UI" w:cs="Segoe UI"/>
            <w:color w:val="424242"/>
          </w:rPr>
          <w:t>Présentation de la période : 1759-1763, guerre de Sept Ans, chute de Québec.</w:t>
        </w:r>
        <w:r>
          <w:rPr>
            <w:rStyle w:val="eop"/>
            <w:rFonts w:ascii="Segoe UI" w:hAnsi="Segoe UI" w:cs="Segoe UI"/>
            <w:color w:val="424242"/>
          </w:rPr>
          <w:t> </w:t>
        </w:r>
      </w:ins>
    </w:p>
    <w:p w14:paraId="08E44688" w14:textId="77777777" w:rsidR="00F01DFE" w:rsidRDefault="00F01DFE" w:rsidP="00F01DFE">
      <w:pPr>
        <w:pStyle w:val="paragraph"/>
        <w:numPr>
          <w:ilvl w:val="0"/>
          <w:numId w:val="37"/>
        </w:numPr>
        <w:spacing w:before="0" w:beforeAutospacing="0" w:after="0" w:afterAutospacing="0"/>
        <w:ind w:left="1800" w:firstLine="0"/>
        <w:textAlignment w:val="baseline"/>
        <w:rPr>
          <w:ins w:id="51" w:author="Perron, Maryse" w:date="2026-04-16T14:44:00Z" w16du:dateUtc="2026-04-16T18:44:00Z"/>
          <w:rFonts w:ascii="Segoe UI" w:hAnsi="Segoe UI" w:cs="Segoe UI"/>
        </w:rPr>
      </w:pPr>
      <w:ins w:id="52" w:author="Perron, Maryse" w:date="2026-04-16T14:44:00Z" w16du:dateUtc="2026-04-16T18:44:00Z">
        <w:r>
          <w:rPr>
            <w:rStyle w:val="normaltextrun"/>
            <w:rFonts w:ascii="Segoe UI" w:hAnsi="Segoe UI" w:cs="Segoe UI"/>
            <w:color w:val="424242"/>
          </w:rPr>
          <w:t>Référence à une source pertinente.</w:t>
        </w:r>
        <w:r>
          <w:rPr>
            <w:rStyle w:val="eop"/>
            <w:rFonts w:ascii="Segoe UI" w:hAnsi="Segoe UI" w:cs="Segoe UI"/>
            <w:color w:val="424242"/>
          </w:rPr>
          <w:t> </w:t>
        </w:r>
      </w:ins>
    </w:p>
    <w:p w14:paraId="387279AB" w14:textId="77777777" w:rsidR="00F01DFE" w:rsidRDefault="00F01DFE" w:rsidP="00F01DFE">
      <w:pPr>
        <w:pStyle w:val="paragraph"/>
        <w:numPr>
          <w:ilvl w:val="0"/>
          <w:numId w:val="38"/>
        </w:numPr>
        <w:spacing w:before="0" w:beforeAutospacing="0" w:after="0" w:afterAutospacing="0"/>
        <w:ind w:left="1080" w:firstLine="0"/>
        <w:textAlignment w:val="baseline"/>
        <w:rPr>
          <w:ins w:id="53" w:author="Perron, Maryse" w:date="2026-04-16T14:44:00Z" w16du:dateUtc="2026-04-16T18:44:00Z"/>
          <w:rFonts w:ascii="Segoe UI" w:hAnsi="Segoe UI" w:cs="Segoe UI"/>
        </w:rPr>
      </w:pPr>
      <w:ins w:id="54" w:author="Perron, Maryse" w:date="2026-04-16T14:44:00Z" w16du:dateUtc="2026-04-16T18:44:00Z">
        <w:r>
          <w:rPr>
            <w:rStyle w:val="normaltextrun"/>
            <w:rFonts w:ascii="Segoe UI" w:hAnsi="Segoe UI" w:cs="Segoe UI"/>
            <w:b/>
            <w:bCs/>
            <w:color w:val="424242"/>
          </w:rPr>
          <w:t>Sujet posé</w:t>
        </w:r>
        <w:r>
          <w:rPr>
            <w:rStyle w:val="eop"/>
            <w:rFonts w:ascii="Segoe UI" w:hAnsi="Segoe UI" w:cs="Segoe UI"/>
            <w:color w:val="424242"/>
          </w:rPr>
          <w:t> </w:t>
        </w:r>
      </w:ins>
    </w:p>
    <w:p w14:paraId="1AB259AF" w14:textId="77777777" w:rsidR="00F01DFE" w:rsidRDefault="00F01DFE" w:rsidP="00F01DFE">
      <w:pPr>
        <w:pStyle w:val="paragraph"/>
        <w:numPr>
          <w:ilvl w:val="0"/>
          <w:numId w:val="39"/>
        </w:numPr>
        <w:spacing w:before="0" w:beforeAutospacing="0" w:after="0" w:afterAutospacing="0"/>
        <w:ind w:left="1800" w:firstLine="0"/>
        <w:textAlignment w:val="baseline"/>
        <w:rPr>
          <w:ins w:id="55" w:author="Perron, Maryse" w:date="2026-04-16T14:44:00Z" w16du:dateUtc="2026-04-16T18:44:00Z"/>
          <w:rFonts w:ascii="Segoe UI" w:hAnsi="Segoe UI" w:cs="Segoe UI"/>
        </w:rPr>
      </w:pPr>
      <w:ins w:id="56" w:author="Perron, Maryse" w:date="2026-04-16T14:44:00Z" w16du:dateUtc="2026-04-16T18:44:00Z">
        <w:r>
          <w:rPr>
            <w:rStyle w:val="normaltextrun"/>
            <w:rFonts w:ascii="Segoe UI" w:hAnsi="Segoe UI" w:cs="Segoe UI"/>
            <w:color w:val="424242"/>
          </w:rPr>
          <w:t>Question de recherche : </w:t>
        </w:r>
        <w:r>
          <w:rPr>
            <w:rStyle w:val="normaltextrun"/>
            <w:rFonts w:ascii="Segoe UI" w:hAnsi="Segoe UI" w:cs="Segoe UI"/>
            <w:i/>
            <w:iCs/>
            <w:color w:val="424242"/>
          </w:rPr>
          <w:t>Comment la conquête britannique de la Nouvelle-France a-t-elle transformé les structures politiques, sociales et culturelles du territoire québécois ?</w:t>
        </w:r>
        <w:r>
          <w:rPr>
            <w:rStyle w:val="eop"/>
            <w:rFonts w:ascii="Segoe UI" w:hAnsi="Segoe UI" w:cs="Segoe UI"/>
            <w:color w:val="424242"/>
          </w:rPr>
          <w:t> </w:t>
        </w:r>
      </w:ins>
    </w:p>
    <w:p w14:paraId="472749C4" w14:textId="77777777" w:rsidR="00F01DFE" w:rsidRDefault="00F01DFE" w:rsidP="00F01DFE">
      <w:pPr>
        <w:pStyle w:val="paragraph"/>
        <w:numPr>
          <w:ilvl w:val="0"/>
          <w:numId w:val="40"/>
        </w:numPr>
        <w:spacing w:before="0" w:beforeAutospacing="0" w:after="0" w:afterAutospacing="0"/>
        <w:ind w:left="1080" w:firstLine="0"/>
        <w:textAlignment w:val="baseline"/>
        <w:rPr>
          <w:ins w:id="57" w:author="Perron, Maryse" w:date="2026-04-16T14:44:00Z" w16du:dateUtc="2026-04-16T18:44:00Z"/>
          <w:rFonts w:ascii="Segoe UI" w:hAnsi="Segoe UI" w:cs="Segoe UI"/>
        </w:rPr>
      </w:pPr>
      <w:ins w:id="58" w:author="Perron, Maryse" w:date="2026-04-16T14:44:00Z" w16du:dateUtc="2026-04-16T18:44:00Z">
        <w:r>
          <w:rPr>
            <w:rStyle w:val="normaltextrun"/>
            <w:rFonts w:ascii="Segoe UI" w:hAnsi="Segoe UI" w:cs="Segoe UI"/>
            <w:b/>
            <w:bCs/>
            <w:color w:val="424242"/>
          </w:rPr>
          <w:t>Sujet divisé (plan du travail)</w:t>
        </w:r>
        <w:r>
          <w:rPr>
            <w:rStyle w:val="eop"/>
            <w:rFonts w:ascii="Segoe UI" w:hAnsi="Segoe UI" w:cs="Segoe UI"/>
            <w:color w:val="424242"/>
          </w:rPr>
          <w:t> </w:t>
        </w:r>
      </w:ins>
    </w:p>
    <w:p w14:paraId="4945D113" w14:textId="77777777" w:rsidR="00F01DFE" w:rsidRDefault="00F01DFE" w:rsidP="00F01DFE">
      <w:pPr>
        <w:pStyle w:val="paragraph"/>
        <w:numPr>
          <w:ilvl w:val="0"/>
          <w:numId w:val="41"/>
        </w:numPr>
        <w:spacing w:before="0" w:beforeAutospacing="0" w:after="0" w:afterAutospacing="0"/>
        <w:ind w:left="1800" w:firstLine="0"/>
        <w:textAlignment w:val="baseline"/>
        <w:rPr>
          <w:ins w:id="59" w:author="Perron, Maryse" w:date="2026-04-16T14:44:00Z" w16du:dateUtc="2026-04-16T18:44:00Z"/>
          <w:rFonts w:ascii="Segoe UI" w:hAnsi="Segoe UI" w:cs="Segoe UI"/>
        </w:rPr>
      </w:pPr>
      <w:ins w:id="60" w:author="Perron, Maryse" w:date="2026-04-16T14:44:00Z" w16du:dateUtc="2026-04-16T18:44:00Z">
        <w:r>
          <w:rPr>
            <w:rStyle w:val="normaltextrun"/>
            <w:rFonts w:ascii="Segoe UI" w:hAnsi="Segoe UI" w:cs="Segoe UI"/>
            <w:color w:val="424242"/>
          </w:rPr>
          <w:t>Contexte historique avant la conquête</w:t>
        </w:r>
        <w:r>
          <w:rPr>
            <w:rStyle w:val="eop"/>
            <w:rFonts w:ascii="Segoe UI" w:hAnsi="Segoe UI" w:cs="Segoe UI"/>
            <w:color w:val="424242"/>
          </w:rPr>
          <w:t> </w:t>
        </w:r>
      </w:ins>
    </w:p>
    <w:p w14:paraId="16729CD2" w14:textId="77777777" w:rsidR="00F01DFE" w:rsidRDefault="00F01DFE" w:rsidP="00F01DFE">
      <w:pPr>
        <w:pStyle w:val="paragraph"/>
        <w:numPr>
          <w:ilvl w:val="0"/>
          <w:numId w:val="42"/>
        </w:numPr>
        <w:spacing w:before="0" w:beforeAutospacing="0" w:after="0" w:afterAutospacing="0"/>
        <w:ind w:left="1800" w:firstLine="0"/>
        <w:textAlignment w:val="baseline"/>
        <w:rPr>
          <w:ins w:id="61" w:author="Perron, Maryse" w:date="2026-04-16T14:44:00Z" w16du:dateUtc="2026-04-16T18:44:00Z"/>
          <w:rFonts w:ascii="Segoe UI" w:hAnsi="Segoe UI" w:cs="Segoe UI"/>
        </w:rPr>
      </w:pPr>
      <w:ins w:id="62" w:author="Perron, Maryse" w:date="2026-04-16T14:44:00Z" w16du:dateUtc="2026-04-16T18:44:00Z">
        <w:r>
          <w:rPr>
            <w:rStyle w:val="normaltextrun"/>
            <w:rFonts w:ascii="Segoe UI" w:hAnsi="Segoe UI" w:cs="Segoe UI"/>
            <w:color w:val="424242"/>
          </w:rPr>
          <w:t>Déroulement militaire et diplomatique de la conquête</w:t>
        </w:r>
        <w:r>
          <w:rPr>
            <w:rStyle w:val="eop"/>
            <w:rFonts w:ascii="Segoe UI" w:hAnsi="Segoe UI" w:cs="Segoe UI"/>
            <w:color w:val="424242"/>
          </w:rPr>
          <w:t> </w:t>
        </w:r>
      </w:ins>
    </w:p>
    <w:p w14:paraId="45F6F2BD" w14:textId="77777777" w:rsidR="00F01DFE" w:rsidRDefault="00F01DFE" w:rsidP="00F01DFE">
      <w:pPr>
        <w:pStyle w:val="paragraph"/>
        <w:numPr>
          <w:ilvl w:val="0"/>
          <w:numId w:val="43"/>
        </w:numPr>
        <w:spacing w:before="0" w:beforeAutospacing="0" w:after="0" w:afterAutospacing="0"/>
        <w:ind w:left="1800" w:firstLine="0"/>
        <w:textAlignment w:val="baseline"/>
        <w:rPr>
          <w:ins w:id="63" w:author="Perron, Maryse" w:date="2026-04-16T14:44:00Z" w16du:dateUtc="2026-04-16T18:44:00Z"/>
          <w:rFonts w:ascii="Segoe UI" w:hAnsi="Segoe UI" w:cs="Segoe UI"/>
        </w:rPr>
      </w:pPr>
      <w:ins w:id="64" w:author="Perron, Maryse" w:date="2026-04-16T14:44:00Z" w16du:dateUtc="2026-04-16T18:44:00Z">
        <w:r>
          <w:rPr>
            <w:rStyle w:val="normaltextrun"/>
            <w:rFonts w:ascii="Segoe UI" w:hAnsi="Segoe UI" w:cs="Segoe UI"/>
            <w:color w:val="424242"/>
          </w:rPr>
          <w:t>Conséquences sur la population et les institutions</w:t>
        </w:r>
        <w:r>
          <w:rPr>
            <w:rStyle w:val="eop"/>
            <w:rFonts w:ascii="Segoe UI" w:hAnsi="Segoe UI" w:cs="Segoe UI"/>
            <w:color w:val="424242"/>
          </w:rPr>
          <w:t> </w:t>
        </w:r>
      </w:ins>
    </w:p>
    <w:p w14:paraId="2DCB1D52" w14:textId="77777777" w:rsidR="00F01DFE" w:rsidRDefault="00F01DFE" w:rsidP="00F01DFE">
      <w:pPr>
        <w:pStyle w:val="paragraph"/>
        <w:numPr>
          <w:ilvl w:val="0"/>
          <w:numId w:val="44"/>
        </w:numPr>
        <w:spacing w:before="0" w:beforeAutospacing="0" w:after="0" w:afterAutospacing="0"/>
        <w:ind w:left="1800" w:firstLine="0"/>
        <w:textAlignment w:val="baseline"/>
        <w:rPr>
          <w:ins w:id="65" w:author="Perron, Maryse" w:date="2026-04-16T14:44:00Z" w16du:dateUtc="2026-04-16T18:44:00Z"/>
          <w:rFonts w:ascii="Segoe UI" w:hAnsi="Segoe UI" w:cs="Segoe UI"/>
        </w:rPr>
      </w:pPr>
      <w:ins w:id="66" w:author="Perron, Maryse" w:date="2026-04-16T14:44:00Z" w16du:dateUtc="2026-04-16T18:44:00Z">
        <w:r>
          <w:rPr>
            <w:rStyle w:val="normaltextrun"/>
            <w:rFonts w:ascii="Segoe UI" w:hAnsi="Segoe UI" w:cs="Segoe UI"/>
            <w:color w:val="424242"/>
          </w:rPr>
          <w:t>Ouverture vers une entrevue avec une personne aînée pour explorer la mémoire collective de cet événement</w:t>
        </w:r>
        <w:r>
          <w:rPr>
            <w:rStyle w:val="eop"/>
            <w:rFonts w:ascii="Segoe UI" w:hAnsi="Segoe UI" w:cs="Segoe UI"/>
            <w:color w:val="424242"/>
          </w:rPr>
          <w:t> </w:t>
        </w:r>
      </w:ins>
    </w:p>
    <w:p w14:paraId="64309267" w14:textId="77777777" w:rsidR="00F01DFE" w:rsidRDefault="00F01DFE" w:rsidP="00F01DFE">
      <w:pPr>
        <w:pStyle w:val="paragraph"/>
        <w:spacing w:before="0" w:beforeAutospacing="0" w:after="0" w:afterAutospacing="0"/>
        <w:textAlignment w:val="baseline"/>
        <w:rPr>
          <w:ins w:id="67" w:author="Perron, Maryse" w:date="2026-04-16T14:44:00Z" w16du:dateUtc="2026-04-16T18:44:00Z"/>
          <w:rFonts w:ascii="Segoe UI" w:hAnsi="Segoe UI" w:cs="Segoe UI"/>
          <w:sz w:val="18"/>
          <w:szCs w:val="18"/>
        </w:rPr>
      </w:pPr>
      <w:ins w:id="68" w:author="Perron, Maryse" w:date="2026-04-16T14:44:00Z" w16du:dateUtc="2026-04-16T18:44:00Z">
        <w:r>
          <w:rPr>
            <w:rStyle w:val="normaltextrun"/>
            <w:rFonts w:ascii="Segoe UI" w:hAnsi="Segoe UI" w:cs="Segoe UI"/>
            <w:b/>
            <w:bCs/>
            <w:color w:val="424242"/>
            <w:sz w:val="30"/>
            <w:szCs w:val="30"/>
          </w:rPr>
          <w:t>Développement (5 à 6 pages) : plan en chronologie </w:t>
        </w:r>
        <w:r>
          <w:rPr>
            <w:rStyle w:val="eop"/>
            <w:rFonts w:ascii="Segoe UI" w:hAnsi="Segoe UI" w:cs="Segoe UI"/>
            <w:color w:val="424242"/>
            <w:sz w:val="30"/>
            <w:szCs w:val="30"/>
          </w:rPr>
          <w:t> </w:t>
        </w:r>
      </w:ins>
    </w:p>
    <w:p w14:paraId="366D5B6D" w14:textId="77777777" w:rsidR="00F01DFE" w:rsidRDefault="00F01DFE" w:rsidP="00F01DFE">
      <w:pPr>
        <w:pStyle w:val="paragraph"/>
        <w:spacing w:before="0" w:beforeAutospacing="0" w:after="0" w:afterAutospacing="0"/>
        <w:textAlignment w:val="baseline"/>
        <w:rPr>
          <w:ins w:id="69" w:author="Perron, Maryse" w:date="2026-04-16T14:44:00Z" w16du:dateUtc="2026-04-16T18:44:00Z"/>
          <w:rFonts w:ascii="Segoe UI" w:hAnsi="Segoe UI" w:cs="Segoe UI"/>
          <w:sz w:val="18"/>
          <w:szCs w:val="18"/>
        </w:rPr>
      </w:pPr>
      <w:ins w:id="70" w:author="Perron, Maryse" w:date="2026-04-16T14:44:00Z" w16du:dateUtc="2026-04-16T18:44:00Z">
        <w:r>
          <w:rPr>
            <w:rStyle w:val="normaltextrun"/>
            <w:rFonts w:ascii="Segoe UI" w:hAnsi="Segoe UI" w:cs="Segoe UI"/>
            <w:b/>
            <w:bCs/>
            <w:color w:val="424242"/>
            <w:sz w:val="27"/>
            <w:szCs w:val="27"/>
          </w:rPr>
          <w:t>1. Contexte historique</w:t>
        </w:r>
        <w:r>
          <w:rPr>
            <w:rStyle w:val="eop"/>
            <w:rFonts w:ascii="Segoe UI" w:hAnsi="Segoe UI" w:cs="Segoe UI"/>
            <w:color w:val="424242"/>
            <w:sz w:val="27"/>
            <w:szCs w:val="27"/>
          </w:rPr>
          <w:t> </w:t>
        </w:r>
      </w:ins>
    </w:p>
    <w:p w14:paraId="1C592E8E" w14:textId="77777777" w:rsidR="00F01DFE" w:rsidRDefault="00F01DFE" w:rsidP="00F01DFE">
      <w:pPr>
        <w:pStyle w:val="paragraph"/>
        <w:numPr>
          <w:ilvl w:val="0"/>
          <w:numId w:val="45"/>
        </w:numPr>
        <w:spacing w:before="0" w:beforeAutospacing="0" w:after="0" w:afterAutospacing="0"/>
        <w:ind w:left="1080" w:firstLine="0"/>
        <w:textAlignment w:val="baseline"/>
        <w:rPr>
          <w:ins w:id="71" w:author="Perron, Maryse" w:date="2026-04-16T14:44:00Z" w16du:dateUtc="2026-04-16T18:44:00Z"/>
          <w:rFonts w:ascii="Segoe UI" w:hAnsi="Segoe UI" w:cs="Segoe UI"/>
        </w:rPr>
      </w:pPr>
      <w:ins w:id="72" w:author="Perron, Maryse" w:date="2026-04-16T14:44:00Z" w16du:dateUtc="2026-04-16T18:44:00Z">
        <w:r>
          <w:rPr>
            <w:rStyle w:val="normaltextrun"/>
            <w:rFonts w:ascii="Segoe UI" w:hAnsi="Segoe UI" w:cs="Segoe UI"/>
            <w:color w:val="424242"/>
          </w:rPr>
          <w:t>Situation de la Nouvelle-France avant 1759</w:t>
        </w:r>
        <w:r>
          <w:rPr>
            <w:rStyle w:val="eop"/>
            <w:rFonts w:ascii="Segoe UI" w:hAnsi="Segoe UI" w:cs="Segoe UI"/>
            <w:color w:val="424242"/>
          </w:rPr>
          <w:t> </w:t>
        </w:r>
      </w:ins>
    </w:p>
    <w:p w14:paraId="245BBBC7" w14:textId="77777777" w:rsidR="00F01DFE" w:rsidRDefault="00F01DFE" w:rsidP="00F01DFE">
      <w:pPr>
        <w:pStyle w:val="paragraph"/>
        <w:numPr>
          <w:ilvl w:val="0"/>
          <w:numId w:val="46"/>
        </w:numPr>
        <w:spacing w:before="0" w:beforeAutospacing="0" w:after="0" w:afterAutospacing="0"/>
        <w:ind w:left="1080" w:firstLine="0"/>
        <w:textAlignment w:val="baseline"/>
        <w:rPr>
          <w:ins w:id="73" w:author="Perron, Maryse" w:date="2026-04-16T14:44:00Z" w16du:dateUtc="2026-04-16T18:44:00Z"/>
          <w:rFonts w:ascii="Segoe UI" w:hAnsi="Segoe UI" w:cs="Segoe UI"/>
        </w:rPr>
      </w:pPr>
      <w:ins w:id="74" w:author="Perron, Maryse" w:date="2026-04-16T14:44:00Z" w16du:dateUtc="2026-04-16T18:44:00Z">
        <w:r>
          <w:rPr>
            <w:rStyle w:val="normaltextrun"/>
            <w:rFonts w:ascii="Segoe UI" w:hAnsi="Segoe UI" w:cs="Segoe UI"/>
            <w:color w:val="424242"/>
          </w:rPr>
          <w:t>Relations franco-britanniques</w:t>
        </w:r>
        <w:r>
          <w:rPr>
            <w:rStyle w:val="eop"/>
            <w:rFonts w:ascii="Segoe UI" w:hAnsi="Segoe UI" w:cs="Segoe UI"/>
            <w:color w:val="424242"/>
          </w:rPr>
          <w:t> </w:t>
        </w:r>
      </w:ins>
    </w:p>
    <w:p w14:paraId="6E3F91FD" w14:textId="77777777" w:rsidR="00F01DFE" w:rsidRDefault="00F01DFE" w:rsidP="00F01DFE">
      <w:pPr>
        <w:pStyle w:val="paragraph"/>
        <w:numPr>
          <w:ilvl w:val="0"/>
          <w:numId w:val="47"/>
        </w:numPr>
        <w:spacing w:before="0" w:beforeAutospacing="0" w:after="0" w:afterAutospacing="0"/>
        <w:ind w:left="1080" w:firstLine="0"/>
        <w:textAlignment w:val="baseline"/>
        <w:rPr>
          <w:ins w:id="75" w:author="Perron, Maryse" w:date="2026-04-16T14:44:00Z" w16du:dateUtc="2026-04-16T18:44:00Z"/>
          <w:rFonts w:ascii="Segoe UI" w:hAnsi="Segoe UI" w:cs="Segoe UI"/>
        </w:rPr>
      </w:pPr>
      <w:ins w:id="76" w:author="Perron, Maryse" w:date="2026-04-16T14:44:00Z" w16du:dateUtc="2026-04-16T18:44:00Z">
        <w:r>
          <w:rPr>
            <w:rStyle w:val="normaltextrun"/>
            <w:rFonts w:ascii="Segoe UI" w:hAnsi="Segoe UI" w:cs="Segoe UI"/>
            <w:color w:val="424242"/>
          </w:rPr>
          <w:t>Guerre de Sept Ans et ses enjeux mondiaux</w:t>
        </w:r>
        <w:r>
          <w:rPr>
            <w:rStyle w:val="eop"/>
            <w:rFonts w:ascii="Segoe UI" w:hAnsi="Segoe UI" w:cs="Segoe UI"/>
            <w:color w:val="424242"/>
          </w:rPr>
          <w:t> </w:t>
        </w:r>
      </w:ins>
    </w:p>
    <w:p w14:paraId="17D088CE" w14:textId="77777777" w:rsidR="00F01DFE" w:rsidRDefault="00F01DFE" w:rsidP="00F01DFE">
      <w:pPr>
        <w:pStyle w:val="paragraph"/>
        <w:spacing w:before="0" w:beforeAutospacing="0" w:after="0" w:afterAutospacing="0"/>
        <w:textAlignment w:val="baseline"/>
        <w:rPr>
          <w:ins w:id="77" w:author="Perron, Maryse" w:date="2026-04-16T14:44:00Z" w16du:dateUtc="2026-04-16T18:44:00Z"/>
          <w:rFonts w:ascii="Segoe UI" w:hAnsi="Segoe UI" w:cs="Segoe UI"/>
          <w:sz w:val="18"/>
          <w:szCs w:val="18"/>
        </w:rPr>
      </w:pPr>
      <w:ins w:id="78" w:author="Perron, Maryse" w:date="2026-04-16T14:44:00Z" w16du:dateUtc="2026-04-16T18:44:00Z">
        <w:r>
          <w:rPr>
            <w:rStyle w:val="normaltextrun"/>
            <w:rFonts w:ascii="Segoe UI" w:hAnsi="Segoe UI" w:cs="Segoe UI"/>
            <w:b/>
            <w:bCs/>
            <w:color w:val="424242"/>
            <w:sz w:val="27"/>
            <w:szCs w:val="27"/>
          </w:rPr>
          <w:lastRenderedPageBreak/>
          <w:t>2. Déroulement de la conquête</w:t>
        </w:r>
        <w:r>
          <w:rPr>
            <w:rStyle w:val="eop"/>
            <w:rFonts w:ascii="Segoe UI" w:hAnsi="Segoe UI" w:cs="Segoe UI"/>
            <w:color w:val="424242"/>
            <w:sz w:val="27"/>
            <w:szCs w:val="27"/>
          </w:rPr>
          <w:t> </w:t>
        </w:r>
      </w:ins>
    </w:p>
    <w:p w14:paraId="361CFDE9" w14:textId="77777777" w:rsidR="00F01DFE" w:rsidRDefault="00F01DFE" w:rsidP="00F01DFE">
      <w:pPr>
        <w:pStyle w:val="paragraph"/>
        <w:numPr>
          <w:ilvl w:val="0"/>
          <w:numId w:val="48"/>
        </w:numPr>
        <w:spacing w:before="0" w:beforeAutospacing="0" w:after="0" w:afterAutospacing="0"/>
        <w:ind w:left="1080" w:firstLine="0"/>
        <w:textAlignment w:val="baseline"/>
        <w:rPr>
          <w:ins w:id="79" w:author="Perron, Maryse" w:date="2026-04-16T14:44:00Z" w16du:dateUtc="2026-04-16T18:44:00Z"/>
          <w:rFonts w:ascii="Segoe UI" w:hAnsi="Segoe UI" w:cs="Segoe UI"/>
        </w:rPr>
      </w:pPr>
      <w:ins w:id="80" w:author="Perron, Maryse" w:date="2026-04-16T14:44:00Z" w16du:dateUtc="2026-04-16T18:44:00Z">
        <w:r>
          <w:rPr>
            <w:rStyle w:val="normaltextrun"/>
            <w:rFonts w:ascii="Segoe UI" w:hAnsi="Segoe UI" w:cs="Segoe UI"/>
            <w:color w:val="424242"/>
          </w:rPr>
          <w:t>Bataille des Plaines d’Abraham (1759)</w:t>
        </w:r>
        <w:r>
          <w:rPr>
            <w:rStyle w:val="eop"/>
            <w:rFonts w:ascii="Segoe UI" w:hAnsi="Segoe UI" w:cs="Segoe UI"/>
            <w:color w:val="424242"/>
          </w:rPr>
          <w:t> </w:t>
        </w:r>
      </w:ins>
    </w:p>
    <w:p w14:paraId="11459A88" w14:textId="77777777" w:rsidR="00F01DFE" w:rsidRDefault="00F01DFE" w:rsidP="00F01DFE">
      <w:pPr>
        <w:pStyle w:val="paragraph"/>
        <w:numPr>
          <w:ilvl w:val="0"/>
          <w:numId w:val="49"/>
        </w:numPr>
        <w:spacing w:before="0" w:beforeAutospacing="0" w:after="0" w:afterAutospacing="0"/>
        <w:ind w:left="1080" w:firstLine="0"/>
        <w:textAlignment w:val="baseline"/>
        <w:rPr>
          <w:ins w:id="81" w:author="Perron, Maryse" w:date="2026-04-16T14:44:00Z" w16du:dateUtc="2026-04-16T18:44:00Z"/>
          <w:rFonts w:ascii="Segoe UI" w:hAnsi="Segoe UI" w:cs="Segoe UI"/>
        </w:rPr>
      </w:pPr>
      <w:ins w:id="82" w:author="Perron, Maryse" w:date="2026-04-16T14:44:00Z" w16du:dateUtc="2026-04-16T18:44:00Z">
        <w:r>
          <w:rPr>
            <w:rStyle w:val="normaltextrun"/>
            <w:rFonts w:ascii="Segoe UI" w:hAnsi="Segoe UI" w:cs="Segoe UI"/>
            <w:color w:val="424242"/>
          </w:rPr>
          <w:t>Capitulation de Montréal (1760)</w:t>
        </w:r>
        <w:r>
          <w:rPr>
            <w:rStyle w:val="eop"/>
            <w:rFonts w:ascii="Segoe UI" w:hAnsi="Segoe UI" w:cs="Segoe UI"/>
            <w:color w:val="424242"/>
          </w:rPr>
          <w:t> </w:t>
        </w:r>
      </w:ins>
    </w:p>
    <w:p w14:paraId="36460070" w14:textId="77777777" w:rsidR="00F01DFE" w:rsidRDefault="00F01DFE" w:rsidP="00F01DFE">
      <w:pPr>
        <w:pStyle w:val="paragraph"/>
        <w:numPr>
          <w:ilvl w:val="0"/>
          <w:numId w:val="50"/>
        </w:numPr>
        <w:spacing w:before="0" w:beforeAutospacing="0" w:after="0" w:afterAutospacing="0"/>
        <w:ind w:left="1080" w:firstLine="0"/>
        <w:textAlignment w:val="baseline"/>
        <w:rPr>
          <w:ins w:id="83" w:author="Perron, Maryse" w:date="2026-04-16T14:44:00Z" w16du:dateUtc="2026-04-16T18:44:00Z"/>
          <w:rFonts w:ascii="Segoe UI" w:hAnsi="Segoe UI" w:cs="Segoe UI"/>
        </w:rPr>
      </w:pPr>
      <w:ins w:id="84" w:author="Perron, Maryse" w:date="2026-04-16T14:44:00Z" w16du:dateUtc="2026-04-16T18:44:00Z">
        <w:r>
          <w:rPr>
            <w:rStyle w:val="normaltextrun"/>
            <w:rFonts w:ascii="Segoe UI" w:hAnsi="Segoe UI" w:cs="Segoe UI"/>
            <w:color w:val="424242"/>
          </w:rPr>
          <w:t>Traité de Paris (1763)</w:t>
        </w:r>
        <w:r>
          <w:rPr>
            <w:rStyle w:val="eop"/>
            <w:rFonts w:ascii="Segoe UI" w:hAnsi="Segoe UI" w:cs="Segoe UI"/>
            <w:color w:val="424242"/>
          </w:rPr>
          <w:t> </w:t>
        </w:r>
      </w:ins>
    </w:p>
    <w:p w14:paraId="368BA8E5" w14:textId="77777777" w:rsidR="00F01DFE" w:rsidRDefault="00F01DFE" w:rsidP="00F01DFE">
      <w:pPr>
        <w:pStyle w:val="paragraph"/>
        <w:numPr>
          <w:ilvl w:val="0"/>
          <w:numId w:val="51"/>
        </w:numPr>
        <w:spacing w:before="0" w:beforeAutospacing="0" w:after="0" w:afterAutospacing="0"/>
        <w:ind w:left="1080" w:firstLine="0"/>
        <w:textAlignment w:val="baseline"/>
        <w:rPr>
          <w:ins w:id="85" w:author="Perron, Maryse" w:date="2026-04-16T14:44:00Z" w16du:dateUtc="2026-04-16T18:44:00Z"/>
          <w:rFonts w:ascii="Segoe UI" w:hAnsi="Segoe UI" w:cs="Segoe UI"/>
        </w:rPr>
      </w:pPr>
      <w:ins w:id="86" w:author="Perron, Maryse" w:date="2026-04-16T14:44:00Z" w16du:dateUtc="2026-04-16T18:44:00Z">
        <w:r>
          <w:rPr>
            <w:rStyle w:val="normaltextrun"/>
            <w:rFonts w:ascii="Segoe UI" w:hAnsi="Segoe UI" w:cs="Segoe UI"/>
            <w:color w:val="424242"/>
          </w:rPr>
          <w:t>Sources : livres d’histoire, articles de périodiques, documents audiovisuels</w:t>
        </w:r>
        <w:r>
          <w:rPr>
            <w:rStyle w:val="eop"/>
            <w:rFonts w:ascii="Segoe UI" w:hAnsi="Segoe UI" w:cs="Segoe UI"/>
            <w:color w:val="424242"/>
          </w:rPr>
          <w:t> </w:t>
        </w:r>
      </w:ins>
    </w:p>
    <w:p w14:paraId="26DB3BB9" w14:textId="77777777" w:rsidR="00F01DFE" w:rsidRDefault="00F01DFE" w:rsidP="00F01DFE">
      <w:pPr>
        <w:pStyle w:val="paragraph"/>
        <w:spacing w:before="0" w:beforeAutospacing="0" w:after="0" w:afterAutospacing="0"/>
        <w:textAlignment w:val="baseline"/>
        <w:rPr>
          <w:ins w:id="87" w:author="Perron, Maryse" w:date="2026-04-16T14:44:00Z" w16du:dateUtc="2026-04-16T18:44:00Z"/>
          <w:rFonts w:ascii="Segoe UI" w:hAnsi="Segoe UI" w:cs="Segoe UI"/>
          <w:sz w:val="18"/>
          <w:szCs w:val="18"/>
        </w:rPr>
      </w:pPr>
      <w:ins w:id="88" w:author="Perron, Maryse" w:date="2026-04-16T14:44:00Z" w16du:dateUtc="2026-04-16T18:44:00Z">
        <w:r>
          <w:rPr>
            <w:rStyle w:val="normaltextrun"/>
            <w:rFonts w:ascii="Segoe UI" w:hAnsi="Segoe UI" w:cs="Segoe UI"/>
            <w:b/>
            <w:bCs/>
            <w:color w:val="424242"/>
            <w:sz w:val="27"/>
            <w:szCs w:val="27"/>
          </w:rPr>
          <w:t>3. Conséquences immédiates et à long terme</w:t>
        </w:r>
        <w:r>
          <w:rPr>
            <w:rStyle w:val="eop"/>
            <w:rFonts w:ascii="Segoe UI" w:hAnsi="Segoe UI" w:cs="Segoe UI"/>
            <w:color w:val="424242"/>
            <w:sz w:val="27"/>
            <w:szCs w:val="27"/>
          </w:rPr>
          <w:t> </w:t>
        </w:r>
      </w:ins>
    </w:p>
    <w:p w14:paraId="438EFC94" w14:textId="77777777" w:rsidR="00F01DFE" w:rsidRDefault="00F01DFE" w:rsidP="00F01DFE">
      <w:pPr>
        <w:pStyle w:val="paragraph"/>
        <w:numPr>
          <w:ilvl w:val="0"/>
          <w:numId w:val="52"/>
        </w:numPr>
        <w:spacing w:before="0" w:beforeAutospacing="0" w:after="0" w:afterAutospacing="0"/>
        <w:ind w:left="1080" w:firstLine="0"/>
        <w:textAlignment w:val="baseline"/>
        <w:rPr>
          <w:ins w:id="89" w:author="Perron, Maryse" w:date="2026-04-16T14:44:00Z" w16du:dateUtc="2026-04-16T18:44:00Z"/>
          <w:rFonts w:ascii="Segoe UI" w:hAnsi="Segoe UI" w:cs="Segoe UI"/>
        </w:rPr>
      </w:pPr>
      <w:ins w:id="90" w:author="Perron, Maryse" w:date="2026-04-16T14:44:00Z" w16du:dateUtc="2026-04-16T18:44:00Z">
        <w:r>
          <w:rPr>
            <w:rStyle w:val="normaltextrun"/>
            <w:rFonts w:ascii="Segoe UI" w:hAnsi="Segoe UI" w:cs="Segoe UI"/>
            <w:color w:val="424242"/>
          </w:rPr>
          <w:t>Changement de régime politique</w:t>
        </w:r>
        <w:r>
          <w:rPr>
            <w:rStyle w:val="eop"/>
            <w:rFonts w:ascii="Segoe UI" w:hAnsi="Segoe UI" w:cs="Segoe UI"/>
            <w:color w:val="424242"/>
          </w:rPr>
          <w:t> </w:t>
        </w:r>
      </w:ins>
    </w:p>
    <w:p w14:paraId="5F7C8178" w14:textId="77777777" w:rsidR="00F01DFE" w:rsidRDefault="00F01DFE" w:rsidP="00F01DFE">
      <w:pPr>
        <w:pStyle w:val="paragraph"/>
        <w:numPr>
          <w:ilvl w:val="0"/>
          <w:numId w:val="53"/>
        </w:numPr>
        <w:spacing w:before="0" w:beforeAutospacing="0" w:after="0" w:afterAutospacing="0"/>
        <w:ind w:left="1080" w:firstLine="0"/>
        <w:textAlignment w:val="baseline"/>
        <w:rPr>
          <w:ins w:id="91" w:author="Perron, Maryse" w:date="2026-04-16T14:44:00Z" w16du:dateUtc="2026-04-16T18:44:00Z"/>
          <w:rFonts w:ascii="Segoe UI" w:hAnsi="Segoe UI" w:cs="Segoe UI"/>
        </w:rPr>
      </w:pPr>
      <w:ins w:id="92" w:author="Perron, Maryse" w:date="2026-04-16T14:44:00Z" w16du:dateUtc="2026-04-16T18:44:00Z">
        <w:r>
          <w:rPr>
            <w:rStyle w:val="normaltextrun"/>
            <w:rFonts w:ascii="Segoe UI" w:hAnsi="Segoe UI" w:cs="Segoe UI"/>
            <w:color w:val="424242"/>
          </w:rPr>
          <w:t>Impact sur les Canadiens français : langue, religion, lois</w:t>
        </w:r>
        <w:r>
          <w:rPr>
            <w:rStyle w:val="eop"/>
            <w:rFonts w:ascii="Segoe UI" w:hAnsi="Segoe UI" w:cs="Segoe UI"/>
            <w:color w:val="424242"/>
          </w:rPr>
          <w:t> </w:t>
        </w:r>
      </w:ins>
    </w:p>
    <w:p w14:paraId="467FD247" w14:textId="77777777" w:rsidR="00F01DFE" w:rsidRDefault="00F01DFE" w:rsidP="00F01DFE">
      <w:pPr>
        <w:pStyle w:val="paragraph"/>
        <w:numPr>
          <w:ilvl w:val="0"/>
          <w:numId w:val="54"/>
        </w:numPr>
        <w:spacing w:before="0" w:beforeAutospacing="0" w:after="0" w:afterAutospacing="0"/>
        <w:ind w:left="1080" w:firstLine="0"/>
        <w:textAlignment w:val="baseline"/>
        <w:rPr>
          <w:ins w:id="93" w:author="Perron, Maryse" w:date="2026-04-16T14:44:00Z" w16du:dateUtc="2026-04-16T18:44:00Z"/>
          <w:rFonts w:ascii="Segoe UI" w:hAnsi="Segoe UI" w:cs="Segoe UI"/>
        </w:rPr>
      </w:pPr>
      <w:ins w:id="94" w:author="Perron, Maryse" w:date="2026-04-16T14:44:00Z" w16du:dateUtc="2026-04-16T18:44:00Z">
        <w:r>
          <w:rPr>
            <w:rStyle w:val="normaltextrun"/>
            <w:rFonts w:ascii="Segoe UI" w:hAnsi="Segoe UI" w:cs="Segoe UI"/>
            <w:color w:val="424242"/>
          </w:rPr>
          <w:t>Réactions des Premières Nations</w:t>
        </w:r>
        <w:r>
          <w:rPr>
            <w:rStyle w:val="eop"/>
            <w:rFonts w:ascii="Segoe UI" w:hAnsi="Segoe UI" w:cs="Segoe UI"/>
            <w:color w:val="424242"/>
          </w:rPr>
          <w:t> </w:t>
        </w:r>
      </w:ins>
    </w:p>
    <w:p w14:paraId="30B2C709" w14:textId="77777777" w:rsidR="00F01DFE" w:rsidRDefault="00F01DFE" w:rsidP="00F01DFE">
      <w:pPr>
        <w:pStyle w:val="paragraph"/>
        <w:numPr>
          <w:ilvl w:val="0"/>
          <w:numId w:val="55"/>
        </w:numPr>
        <w:spacing w:before="0" w:beforeAutospacing="0" w:after="0" w:afterAutospacing="0"/>
        <w:ind w:left="1080" w:firstLine="0"/>
        <w:textAlignment w:val="baseline"/>
        <w:rPr>
          <w:ins w:id="95" w:author="Perron, Maryse" w:date="2026-04-16T14:44:00Z" w16du:dateUtc="2026-04-16T18:44:00Z"/>
          <w:rFonts w:ascii="Segoe UI" w:hAnsi="Segoe UI" w:cs="Segoe UI"/>
        </w:rPr>
      </w:pPr>
      <w:ins w:id="96" w:author="Perron, Maryse" w:date="2026-04-16T14:44:00Z" w16du:dateUtc="2026-04-16T18:44:00Z">
        <w:r>
          <w:rPr>
            <w:rStyle w:val="normaltextrun"/>
            <w:rFonts w:ascii="Segoe UI" w:hAnsi="Segoe UI" w:cs="Segoe UI"/>
            <w:color w:val="424242"/>
          </w:rPr>
          <w:t>Évolution de l’identité québécoise</w:t>
        </w:r>
        <w:r>
          <w:rPr>
            <w:rStyle w:val="eop"/>
            <w:rFonts w:ascii="Segoe UI" w:hAnsi="Segoe UI" w:cs="Segoe UI"/>
            <w:color w:val="424242"/>
          </w:rPr>
          <w:t> </w:t>
        </w:r>
      </w:ins>
    </w:p>
    <w:p w14:paraId="558A648F" w14:textId="77777777" w:rsidR="00F01DFE" w:rsidRDefault="00F01DFE" w:rsidP="00F01DFE">
      <w:pPr>
        <w:pStyle w:val="paragraph"/>
        <w:numPr>
          <w:ilvl w:val="0"/>
          <w:numId w:val="56"/>
        </w:numPr>
        <w:spacing w:before="0" w:beforeAutospacing="0" w:after="0" w:afterAutospacing="0"/>
        <w:ind w:left="1080" w:firstLine="0"/>
        <w:textAlignment w:val="baseline"/>
        <w:rPr>
          <w:ins w:id="97" w:author="Perron, Maryse" w:date="2026-04-16T14:44:00Z" w16du:dateUtc="2026-04-16T18:44:00Z"/>
          <w:rFonts w:ascii="Segoe UI" w:hAnsi="Segoe UI" w:cs="Segoe UI"/>
        </w:rPr>
      </w:pPr>
      <w:ins w:id="98" w:author="Perron, Maryse" w:date="2026-04-16T14:44:00Z" w16du:dateUtc="2026-04-16T18:44:00Z">
        <w:r>
          <w:rPr>
            <w:rStyle w:val="normaltextrun"/>
            <w:rFonts w:ascii="Segoe UI" w:hAnsi="Segoe UI" w:cs="Segoe UI"/>
            <w:color w:val="424242"/>
          </w:rPr>
          <w:t>Sources : thèses, revues historiques, sites gouvernementaux</w:t>
        </w:r>
        <w:r>
          <w:rPr>
            <w:rStyle w:val="eop"/>
            <w:rFonts w:ascii="Segoe UI" w:hAnsi="Segoe UI" w:cs="Segoe UI"/>
            <w:color w:val="424242"/>
          </w:rPr>
          <w:t> </w:t>
        </w:r>
      </w:ins>
    </w:p>
    <w:p w14:paraId="394095F2" w14:textId="77777777" w:rsidR="00F01DFE" w:rsidRDefault="00F01DFE" w:rsidP="00F01DFE">
      <w:pPr>
        <w:pStyle w:val="paragraph"/>
        <w:spacing w:before="0" w:beforeAutospacing="0" w:after="0" w:afterAutospacing="0"/>
        <w:textAlignment w:val="baseline"/>
        <w:rPr>
          <w:ins w:id="99" w:author="Perron, Maryse" w:date="2026-04-16T14:44:00Z" w16du:dateUtc="2026-04-16T18:44:00Z"/>
          <w:rFonts w:ascii="Segoe UI" w:hAnsi="Segoe UI" w:cs="Segoe UI"/>
          <w:sz w:val="18"/>
          <w:szCs w:val="18"/>
        </w:rPr>
      </w:pPr>
      <w:ins w:id="100" w:author="Perron, Maryse" w:date="2026-04-16T14:44:00Z" w16du:dateUtc="2026-04-16T18:44:00Z">
        <w:r>
          <w:rPr>
            <w:rStyle w:val="normaltextrun"/>
            <w:rFonts w:ascii="Segoe UI" w:hAnsi="Segoe UI" w:cs="Segoe UI"/>
            <w:b/>
            <w:bCs/>
            <w:color w:val="424242"/>
            <w:sz w:val="30"/>
            <w:szCs w:val="30"/>
          </w:rPr>
          <w:t>Conclusion (2 paragraphes)</w:t>
        </w:r>
        <w:r>
          <w:rPr>
            <w:rStyle w:val="eop"/>
            <w:rFonts w:ascii="Segoe UI" w:hAnsi="Segoe UI" w:cs="Segoe UI"/>
            <w:color w:val="424242"/>
            <w:sz w:val="30"/>
            <w:szCs w:val="30"/>
          </w:rPr>
          <w:t> </w:t>
        </w:r>
      </w:ins>
    </w:p>
    <w:p w14:paraId="7DC53023" w14:textId="77777777" w:rsidR="00F01DFE" w:rsidRDefault="00F01DFE" w:rsidP="00F01DFE">
      <w:pPr>
        <w:pStyle w:val="paragraph"/>
        <w:numPr>
          <w:ilvl w:val="0"/>
          <w:numId w:val="57"/>
        </w:numPr>
        <w:spacing w:before="0" w:beforeAutospacing="0" w:after="0" w:afterAutospacing="0"/>
        <w:ind w:left="1080" w:firstLine="0"/>
        <w:textAlignment w:val="baseline"/>
        <w:rPr>
          <w:ins w:id="101" w:author="Perron, Maryse" w:date="2026-04-16T14:44:00Z" w16du:dateUtc="2026-04-16T18:44:00Z"/>
          <w:rFonts w:ascii="Segoe UI" w:hAnsi="Segoe UI" w:cs="Segoe UI"/>
        </w:rPr>
      </w:pPr>
      <w:ins w:id="102" w:author="Perron, Maryse" w:date="2026-04-16T14:44:00Z" w16du:dateUtc="2026-04-16T18:44:00Z">
        <w:r>
          <w:rPr>
            <w:rStyle w:val="normaltextrun"/>
            <w:rFonts w:ascii="Segoe UI" w:hAnsi="Segoe UI" w:cs="Segoe UI"/>
            <w:b/>
            <w:bCs/>
            <w:color w:val="424242"/>
          </w:rPr>
          <w:t>Ouverture sur d’autres types de connaissances</w:t>
        </w:r>
        <w:r>
          <w:rPr>
            <w:rStyle w:val="eop"/>
            <w:rFonts w:ascii="Segoe UI" w:hAnsi="Segoe UI" w:cs="Segoe UI"/>
            <w:color w:val="424242"/>
          </w:rPr>
          <w:t> </w:t>
        </w:r>
      </w:ins>
    </w:p>
    <w:p w14:paraId="10D4BD02" w14:textId="77777777" w:rsidR="00F01DFE" w:rsidRDefault="00F01DFE" w:rsidP="00F01DFE">
      <w:pPr>
        <w:pStyle w:val="paragraph"/>
        <w:numPr>
          <w:ilvl w:val="0"/>
          <w:numId w:val="58"/>
        </w:numPr>
        <w:spacing w:before="0" w:beforeAutospacing="0" w:after="0" w:afterAutospacing="0"/>
        <w:ind w:left="1800" w:firstLine="0"/>
        <w:textAlignment w:val="baseline"/>
        <w:rPr>
          <w:ins w:id="103" w:author="Perron, Maryse" w:date="2026-04-16T14:44:00Z" w16du:dateUtc="2026-04-16T18:44:00Z"/>
          <w:rFonts w:ascii="Segoe UI" w:hAnsi="Segoe UI" w:cs="Segoe UI"/>
        </w:rPr>
      </w:pPr>
      <w:ins w:id="104" w:author="Perron, Maryse" w:date="2026-04-16T14:44:00Z" w16du:dateUtc="2026-04-16T18:44:00Z">
        <w:r>
          <w:rPr>
            <w:rStyle w:val="normaltextrun"/>
            <w:rFonts w:ascii="Segoe UI" w:hAnsi="Segoe UI" w:cs="Segoe UI"/>
            <w:color w:val="424242"/>
          </w:rPr>
          <w:t>Importance de la mémoire orale</w:t>
        </w:r>
        <w:r>
          <w:rPr>
            <w:rStyle w:val="eop"/>
            <w:rFonts w:ascii="Segoe UI" w:hAnsi="Segoe UI" w:cs="Segoe UI"/>
            <w:color w:val="424242"/>
          </w:rPr>
          <w:t> </w:t>
        </w:r>
      </w:ins>
    </w:p>
    <w:p w14:paraId="4C63A6CE" w14:textId="77777777" w:rsidR="00F01DFE" w:rsidRDefault="00F01DFE" w:rsidP="00F01DFE">
      <w:pPr>
        <w:pStyle w:val="paragraph"/>
        <w:numPr>
          <w:ilvl w:val="0"/>
          <w:numId w:val="59"/>
        </w:numPr>
        <w:spacing w:before="0" w:beforeAutospacing="0" w:after="0" w:afterAutospacing="0"/>
        <w:ind w:left="1800" w:firstLine="0"/>
        <w:textAlignment w:val="baseline"/>
        <w:rPr>
          <w:ins w:id="105" w:author="Perron, Maryse" w:date="2026-04-16T14:44:00Z" w16du:dateUtc="2026-04-16T18:44:00Z"/>
          <w:rFonts w:ascii="Segoe UI" w:hAnsi="Segoe UI" w:cs="Segoe UI"/>
        </w:rPr>
      </w:pPr>
      <w:ins w:id="106" w:author="Perron, Maryse" w:date="2026-04-16T14:44:00Z" w16du:dateUtc="2026-04-16T18:44:00Z">
        <w:r>
          <w:rPr>
            <w:rStyle w:val="normaltextrun"/>
            <w:rFonts w:ascii="Segoe UI" w:hAnsi="Segoe UI" w:cs="Segoe UI"/>
            <w:color w:val="424242"/>
          </w:rPr>
          <w:t>Limites des sources écrites et officielles</w:t>
        </w:r>
        <w:r>
          <w:rPr>
            <w:rStyle w:val="eop"/>
            <w:rFonts w:ascii="Segoe UI" w:hAnsi="Segoe UI" w:cs="Segoe UI"/>
            <w:color w:val="424242"/>
          </w:rPr>
          <w:t> </w:t>
        </w:r>
      </w:ins>
    </w:p>
    <w:p w14:paraId="260305B4" w14:textId="77777777" w:rsidR="00F01DFE" w:rsidRDefault="00F01DFE" w:rsidP="00F01DFE">
      <w:pPr>
        <w:pStyle w:val="paragraph"/>
        <w:numPr>
          <w:ilvl w:val="0"/>
          <w:numId w:val="60"/>
        </w:numPr>
        <w:spacing w:before="0" w:beforeAutospacing="0" w:after="0" w:afterAutospacing="0"/>
        <w:ind w:left="1080" w:firstLine="0"/>
        <w:textAlignment w:val="baseline"/>
        <w:rPr>
          <w:ins w:id="107" w:author="Perron, Maryse" w:date="2026-04-16T14:44:00Z" w16du:dateUtc="2026-04-16T18:44:00Z"/>
          <w:rFonts w:ascii="Segoe UI" w:hAnsi="Segoe UI" w:cs="Segoe UI"/>
        </w:rPr>
      </w:pPr>
      <w:ins w:id="108" w:author="Perron, Maryse" w:date="2026-04-16T14:44:00Z" w16du:dateUtc="2026-04-16T18:44:00Z">
        <w:r>
          <w:rPr>
            <w:rStyle w:val="normaltextrun"/>
            <w:rFonts w:ascii="Segoe UI" w:hAnsi="Segoe UI" w:cs="Segoe UI"/>
            <w:b/>
            <w:bCs/>
            <w:color w:val="424242"/>
          </w:rPr>
          <w:t>Objectif de recherche et avantages de l’entrevue</w:t>
        </w:r>
        <w:r>
          <w:rPr>
            <w:rStyle w:val="eop"/>
            <w:rFonts w:ascii="Segoe UI" w:hAnsi="Segoe UI" w:cs="Segoe UI"/>
            <w:color w:val="424242"/>
          </w:rPr>
          <w:t> </w:t>
        </w:r>
      </w:ins>
    </w:p>
    <w:p w14:paraId="5CFE8E33" w14:textId="77777777" w:rsidR="00F01DFE" w:rsidRDefault="00F01DFE" w:rsidP="00F01DFE">
      <w:pPr>
        <w:pStyle w:val="paragraph"/>
        <w:spacing w:before="0" w:after="0"/>
        <w:ind w:left="360"/>
        <w:textAlignment w:val="baseline"/>
        <w:rPr>
          <w:ins w:id="109" w:author="Perron, Maryse" w:date="2026-04-16T14:44:00Z" w16du:dateUtc="2026-04-16T18:44:00Z"/>
          <w:rFonts w:ascii="Segoe UI" w:hAnsi="Segoe UI" w:cs="Segoe UI"/>
          <w:sz w:val="18"/>
          <w:szCs w:val="18"/>
        </w:rPr>
      </w:pPr>
      <w:ins w:id="110" w:author="Perron, Maryse" w:date="2026-04-16T14:44:00Z" w16du:dateUtc="2026-04-16T18:44:00Z">
        <w:r>
          <w:rPr>
            <w:rStyle w:val="normaltextrun"/>
            <w:rFonts w:ascii="Segoe UI" w:hAnsi="Segoe UI" w:cs="Segoe UI"/>
            <w:color w:val="424242"/>
          </w:rPr>
          <w:t>Présentation de l’objectif de recherche : comprendre comment la mémoire de la conquête est transmise dans les familles québécoises.</w:t>
        </w:r>
        <w:r>
          <w:rPr>
            <w:rStyle w:val="eop"/>
            <w:rFonts w:ascii="Segoe UI" w:hAnsi="Segoe UI" w:cs="Segoe UI"/>
            <w:color w:val="424242"/>
          </w:rPr>
          <w:t> </w:t>
        </w:r>
      </w:ins>
    </w:p>
    <w:p w14:paraId="2CA22321" w14:textId="77777777" w:rsidR="00F01DFE" w:rsidRDefault="00F01DFE" w:rsidP="00F01DFE">
      <w:pPr>
        <w:pStyle w:val="paragraph"/>
        <w:numPr>
          <w:ilvl w:val="0"/>
          <w:numId w:val="61"/>
        </w:numPr>
        <w:spacing w:before="0" w:beforeAutospacing="0" w:after="0" w:afterAutospacing="0"/>
        <w:ind w:left="1080" w:firstLine="0"/>
        <w:textAlignment w:val="baseline"/>
        <w:rPr>
          <w:ins w:id="111" w:author="Perron, Maryse" w:date="2026-04-16T14:44:00Z" w16du:dateUtc="2026-04-16T18:44:00Z"/>
          <w:rFonts w:ascii="Segoe UI" w:hAnsi="Segoe UI" w:cs="Segoe UI"/>
        </w:rPr>
      </w:pPr>
      <w:ins w:id="112" w:author="Perron, Maryse" w:date="2026-04-16T14:44:00Z" w16du:dateUtc="2026-04-16T18:44:00Z">
        <w:r>
          <w:rPr>
            <w:rStyle w:val="normaltextrun"/>
            <w:rFonts w:ascii="Segoe UI" w:hAnsi="Segoe UI" w:cs="Segoe UI"/>
            <w:color w:val="424242"/>
          </w:rPr>
          <w:t>Justification du choix de l’entrevue : complémentarité entre histoire officielle et mémoire vécue.</w:t>
        </w:r>
        <w:r>
          <w:rPr>
            <w:rStyle w:val="eop"/>
            <w:rFonts w:ascii="Segoe UI" w:hAnsi="Segoe UI" w:cs="Segoe UI"/>
            <w:color w:val="424242"/>
          </w:rPr>
          <w:t> </w:t>
        </w:r>
      </w:ins>
    </w:p>
    <w:p w14:paraId="632A7257" w14:textId="77777777" w:rsidR="00F01DFE" w:rsidRDefault="00F01DFE" w:rsidP="00F01DFE">
      <w:pPr>
        <w:pStyle w:val="paragraph"/>
        <w:numPr>
          <w:ilvl w:val="0"/>
          <w:numId w:val="62"/>
        </w:numPr>
        <w:spacing w:before="0" w:beforeAutospacing="0" w:after="0" w:afterAutospacing="0"/>
        <w:ind w:left="1800" w:firstLine="0"/>
        <w:textAlignment w:val="baseline"/>
        <w:rPr>
          <w:ins w:id="113" w:author="Perron, Maryse" w:date="2026-04-16T14:44:00Z" w16du:dateUtc="2026-04-16T18:44:00Z"/>
          <w:rFonts w:ascii="Segoe UI" w:hAnsi="Segoe UI" w:cs="Segoe UI"/>
        </w:rPr>
      </w:pPr>
      <w:ins w:id="114" w:author="Perron, Maryse" w:date="2026-04-16T14:44:00Z" w16du:dateUtc="2026-04-16T18:44:00Z">
        <w:r>
          <w:rPr>
            <w:rStyle w:val="normaltextrun"/>
            <w:rFonts w:ascii="Segoe UI" w:hAnsi="Segoe UI" w:cs="Segoe UI"/>
            <w:color w:val="424242"/>
          </w:rPr>
          <w:t>Approfondir la compréhension de l’événement à travers le vécu</w:t>
        </w:r>
        <w:r>
          <w:rPr>
            <w:rStyle w:val="eop"/>
            <w:rFonts w:ascii="Segoe UI" w:hAnsi="Segoe UI" w:cs="Segoe UI"/>
            <w:color w:val="424242"/>
          </w:rPr>
          <w:t> </w:t>
        </w:r>
      </w:ins>
    </w:p>
    <w:p w14:paraId="6E716D23" w14:textId="77777777" w:rsidR="00F01DFE" w:rsidRDefault="00F01DFE" w:rsidP="00F01DFE">
      <w:pPr>
        <w:pStyle w:val="paragraph"/>
        <w:numPr>
          <w:ilvl w:val="0"/>
          <w:numId w:val="63"/>
        </w:numPr>
        <w:spacing w:before="0" w:beforeAutospacing="0" w:after="0" w:afterAutospacing="0"/>
        <w:ind w:left="1800" w:firstLine="0"/>
        <w:textAlignment w:val="baseline"/>
        <w:rPr>
          <w:ins w:id="115" w:author="Perron, Maryse" w:date="2026-04-16T14:44:00Z" w16du:dateUtc="2026-04-16T18:44:00Z"/>
          <w:rFonts w:ascii="Segoe UI" w:hAnsi="Segoe UI" w:cs="Segoe UI"/>
        </w:rPr>
      </w:pPr>
      <w:ins w:id="116" w:author="Perron, Maryse" w:date="2026-04-16T14:44:00Z" w16du:dateUtc="2026-04-16T18:44:00Z">
        <w:r>
          <w:rPr>
            <w:rStyle w:val="normaltextrun"/>
            <w:rFonts w:ascii="Segoe UI" w:hAnsi="Segoe UI" w:cs="Segoe UI"/>
            <w:color w:val="424242"/>
          </w:rPr>
          <w:t>Avantages : humanisation de l’histoire, transmission intergénérationnelle</w:t>
        </w:r>
        <w:r>
          <w:rPr>
            <w:rStyle w:val="eop"/>
            <w:rFonts w:ascii="Segoe UI" w:hAnsi="Segoe UI" w:cs="Segoe UI"/>
            <w:color w:val="424242"/>
          </w:rPr>
          <w:t> </w:t>
        </w:r>
      </w:ins>
    </w:p>
    <w:p w14:paraId="1074C962" w14:textId="77777777" w:rsidR="00F01DFE" w:rsidRDefault="00F01DFE" w:rsidP="00F01DFE">
      <w:pPr>
        <w:pStyle w:val="paragraph"/>
        <w:spacing w:before="0" w:beforeAutospacing="0" w:after="0" w:afterAutospacing="0"/>
        <w:textAlignment w:val="baseline"/>
        <w:rPr>
          <w:ins w:id="117" w:author="Perron, Maryse" w:date="2026-04-16T14:44:00Z" w16du:dateUtc="2026-04-16T18:44:00Z"/>
          <w:rFonts w:ascii="Segoe UI" w:hAnsi="Segoe UI" w:cs="Segoe UI"/>
          <w:sz w:val="18"/>
          <w:szCs w:val="18"/>
        </w:rPr>
      </w:pPr>
      <w:ins w:id="118" w:author="Perron, Maryse" w:date="2026-04-16T14:44:00Z" w16du:dateUtc="2026-04-16T18:44:00Z">
        <w:r>
          <w:rPr>
            <w:rStyle w:val="normaltextrun"/>
            <w:rFonts w:ascii="Segoe UI" w:hAnsi="Segoe UI" w:cs="Segoe UI"/>
            <w:b/>
            <w:bCs/>
            <w:color w:val="424242"/>
            <w:sz w:val="30"/>
            <w:szCs w:val="30"/>
          </w:rPr>
          <w:t>Liste de références (6 à 8 sources minimums variées)</w:t>
        </w:r>
        <w:r>
          <w:rPr>
            <w:rStyle w:val="eop"/>
            <w:rFonts w:ascii="Segoe UI" w:hAnsi="Segoe UI" w:cs="Segoe UI"/>
            <w:color w:val="424242"/>
            <w:sz w:val="30"/>
            <w:szCs w:val="30"/>
          </w:rPr>
          <w:t> </w:t>
        </w:r>
      </w:ins>
    </w:p>
    <w:p w14:paraId="6B5E7D34" w14:textId="77777777" w:rsidR="00F01DFE" w:rsidRDefault="00F01DFE" w:rsidP="00F01DFE">
      <w:pPr>
        <w:pStyle w:val="paragraph"/>
        <w:numPr>
          <w:ilvl w:val="0"/>
          <w:numId w:val="64"/>
        </w:numPr>
        <w:spacing w:before="0" w:beforeAutospacing="0" w:after="0" w:afterAutospacing="0"/>
        <w:ind w:left="1080" w:firstLine="0"/>
        <w:textAlignment w:val="baseline"/>
        <w:rPr>
          <w:ins w:id="119" w:author="Perron, Maryse" w:date="2026-04-16T14:44:00Z" w16du:dateUtc="2026-04-16T18:44:00Z"/>
          <w:rFonts w:ascii="Segoe UI" w:hAnsi="Segoe UI" w:cs="Segoe UI"/>
        </w:rPr>
      </w:pPr>
      <w:ins w:id="120" w:author="Perron, Maryse" w:date="2026-04-16T14:44:00Z" w16du:dateUtc="2026-04-16T18:44:00Z">
        <w:r>
          <w:rPr>
            <w:rStyle w:val="normaltextrun"/>
            <w:rFonts w:ascii="Segoe UI" w:hAnsi="Segoe UI" w:cs="Segoe UI"/>
            <w:b/>
            <w:bCs/>
            <w:color w:val="424242"/>
          </w:rPr>
          <w:t>Livres</w:t>
        </w:r>
        <w:r>
          <w:rPr>
            <w:rStyle w:val="normaltextrun"/>
            <w:rFonts w:ascii="Segoe UI" w:hAnsi="Segoe UI" w:cs="Segoe UI"/>
            <w:color w:val="424242"/>
          </w:rPr>
          <w:t> : ouvrages sur la guerre de Sept Ans, la Nouvelle-France</w:t>
        </w:r>
        <w:r>
          <w:rPr>
            <w:rStyle w:val="eop"/>
            <w:rFonts w:ascii="Segoe UI" w:hAnsi="Segoe UI" w:cs="Segoe UI"/>
            <w:color w:val="424242"/>
          </w:rPr>
          <w:t> </w:t>
        </w:r>
      </w:ins>
    </w:p>
    <w:p w14:paraId="22F63478" w14:textId="77777777" w:rsidR="00F01DFE" w:rsidRDefault="00F01DFE" w:rsidP="00F01DFE">
      <w:pPr>
        <w:pStyle w:val="paragraph"/>
        <w:numPr>
          <w:ilvl w:val="0"/>
          <w:numId w:val="65"/>
        </w:numPr>
        <w:spacing w:before="0" w:beforeAutospacing="0" w:after="0" w:afterAutospacing="0"/>
        <w:ind w:left="1080" w:firstLine="0"/>
        <w:textAlignment w:val="baseline"/>
        <w:rPr>
          <w:ins w:id="121" w:author="Perron, Maryse" w:date="2026-04-16T14:44:00Z" w16du:dateUtc="2026-04-16T18:44:00Z"/>
          <w:rFonts w:ascii="Segoe UI" w:hAnsi="Segoe UI" w:cs="Segoe UI"/>
        </w:rPr>
      </w:pPr>
      <w:ins w:id="122" w:author="Perron, Maryse" w:date="2026-04-16T14:44:00Z" w16du:dateUtc="2026-04-16T18:44:00Z">
        <w:r>
          <w:rPr>
            <w:rStyle w:val="normaltextrun"/>
            <w:rFonts w:ascii="Segoe UI" w:hAnsi="Segoe UI" w:cs="Segoe UI"/>
            <w:b/>
            <w:bCs/>
            <w:color w:val="424242"/>
          </w:rPr>
          <w:t>Articles de périodiques</w:t>
        </w:r>
        <w:r>
          <w:rPr>
            <w:rStyle w:val="normaltextrun"/>
            <w:rFonts w:ascii="Segoe UI" w:hAnsi="Segoe UI" w:cs="Segoe UI"/>
            <w:color w:val="424242"/>
          </w:rPr>
          <w:t> : </w:t>
        </w:r>
        <w:r>
          <w:rPr>
            <w:rStyle w:val="normaltextrun"/>
            <w:rFonts w:ascii="Segoe UI" w:hAnsi="Segoe UI" w:cs="Segoe UI"/>
            <w:i/>
            <w:iCs/>
            <w:color w:val="424242"/>
          </w:rPr>
          <w:t>Cap-aux-Diamants</w:t>
        </w:r>
        <w:r>
          <w:rPr>
            <w:rStyle w:val="normaltextrun"/>
            <w:rFonts w:ascii="Segoe UI" w:hAnsi="Segoe UI" w:cs="Segoe UI"/>
            <w:color w:val="424242"/>
          </w:rPr>
          <w:t>, </w:t>
        </w:r>
        <w:r>
          <w:rPr>
            <w:rStyle w:val="normaltextrun"/>
            <w:rFonts w:ascii="Segoe UI" w:hAnsi="Segoe UI" w:cs="Segoe UI"/>
            <w:i/>
            <w:iCs/>
            <w:color w:val="424242"/>
          </w:rPr>
          <w:t>Revue d’histoire de l’Amérique française</w:t>
        </w:r>
        <w:r>
          <w:rPr>
            <w:rStyle w:val="eop"/>
            <w:rFonts w:ascii="Segoe UI" w:hAnsi="Segoe UI" w:cs="Segoe UI"/>
            <w:color w:val="424242"/>
          </w:rPr>
          <w:t> </w:t>
        </w:r>
      </w:ins>
    </w:p>
    <w:p w14:paraId="5A47ADBE" w14:textId="77777777" w:rsidR="00F01DFE" w:rsidRDefault="00F01DFE" w:rsidP="00F01DFE">
      <w:pPr>
        <w:pStyle w:val="paragraph"/>
        <w:numPr>
          <w:ilvl w:val="0"/>
          <w:numId w:val="66"/>
        </w:numPr>
        <w:spacing w:before="0" w:beforeAutospacing="0" w:after="0" w:afterAutospacing="0"/>
        <w:ind w:left="1080" w:firstLine="0"/>
        <w:textAlignment w:val="baseline"/>
        <w:rPr>
          <w:ins w:id="123" w:author="Perron, Maryse" w:date="2026-04-16T14:44:00Z" w16du:dateUtc="2026-04-16T18:44:00Z"/>
          <w:rFonts w:ascii="Segoe UI" w:hAnsi="Segoe UI" w:cs="Segoe UI"/>
        </w:rPr>
      </w:pPr>
      <w:ins w:id="124" w:author="Perron, Maryse" w:date="2026-04-16T14:44:00Z" w16du:dateUtc="2026-04-16T18:44:00Z">
        <w:r>
          <w:rPr>
            <w:rStyle w:val="normaltextrun"/>
            <w:rFonts w:ascii="Segoe UI" w:hAnsi="Segoe UI" w:cs="Segoe UI"/>
            <w:b/>
            <w:bCs/>
            <w:color w:val="424242"/>
          </w:rPr>
          <w:t>Documents audiovisuels</w:t>
        </w:r>
        <w:r>
          <w:rPr>
            <w:rStyle w:val="normaltextrun"/>
            <w:rFonts w:ascii="Segoe UI" w:hAnsi="Segoe UI" w:cs="Segoe UI"/>
            <w:color w:val="424242"/>
          </w:rPr>
          <w:t> : reportages historiques</w:t>
        </w:r>
        <w:r>
          <w:rPr>
            <w:rStyle w:val="eop"/>
            <w:rFonts w:ascii="Segoe UI" w:hAnsi="Segoe UI" w:cs="Segoe UI"/>
            <w:color w:val="424242"/>
          </w:rPr>
          <w:t> </w:t>
        </w:r>
      </w:ins>
    </w:p>
    <w:p w14:paraId="0AE13D2D" w14:textId="77777777" w:rsidR="00F01DFE" w:rsidRDefault="00F01DFE" w:rsidP="00F01DFE">
      <w:pPr>
        <w:pStyle w:val="paragraph"/>
        <w:numPr>
          <w:ilvl w:val="0"/>
          <w:numId w:val="67"/>
        </w:numPr>
        <w:spacing w:before="0" w:beforeAutospacing="0" w:after="0" w:afterAutospacing="0"/>
        <w:ind w:left="1080" w:firstLine="0"/>
        <w:textAlignment w:val="baseline"/>
        <w:rPr>
          <w:ins w:id="125" w:author="Perron, Maryse" w:date="2026-04-16T14:44:00Z" w16du:dateUtc="2026-04-16T18:44:00Z"/>
          <w:rFonts w:ascii="Segoe UI" w:hAnsi="Segoe UI" w:cs="Segoe UI"/>
        </w:rPr>
      </w:pPr>
      <w:ins w:id="126" w:author="Perron, Maryse" w:date="2026-04-16T14:44:00Z" w16du:dateUtc="2026-04-16T18:44:00Z">
        <w:r>
          <w:rPr>
            <w:rStyle w:val="normaltextrun"/>
            <w:rFonts w:ascii="Segoe UI" w:hAnsi="Segoe UI" w:cs="Segoe UI"/>
            <w:b/>
            <w:bCs/>
            <w:color w:val="424242"/>
          </w:rPr>
          <w:t>Sites gouvernementaux</w:t>
        </w:r>
        <w:r>
          <w:rPr>
            <w:rStyle w:val="normaltextrun"/>
            <w:rFonts w:ascii="Segoe UI" w:hAnsi="Segoe UI" w:cs="Segoe UI"/>
            <w:color w:val="424242"/>
          </w:rPr>
          <w:t> : Bibliothèque et Archives Canada, Musée virtuel du Canada</w:t>
        </w:r>
        <w:r>
          <w:rPr>
            <w:rStyle w:val="eop"/>
            <w:rFonts w:ascii="Segoe UI" w:hAnsi="Segoe UI" w:cs="Segoe UI"/>
            <w:color w:val="424242"/>
          </w:rPr>
          <w:t> </w:t>
        </w:r>
      </w:ins>
    </w:p>
    <w:p w14:paraId="7DF49114" w14:textId="77777777" w:rsidR="00F01DFE" w:rsidRDefault="00F01DFE" w:rsidP="00F01DFE">
      <w:pPr>
        <w:pStyle w:val="paragraph"/>
        <w:numPr>
          <w:ilvl w:val="0"/>
          <w:numId w:val="68"/>
        </w:numPr>
        <w:spacing w:before="0" w:beforeAutospacing="0" w:after="0" w:afterAutospacing="0"/>
        <w:ind w:left="1080" w:firstLine="0"/>
        <w:textAlignment w:val="baseline"/>
        <w:rPr>
          <w:ins w:id="127" w:author="Perron, Maryse" w:date="2026-04-16T14:44:00Z" w16du:dateUtc="2026-04-16T18:44:00Z"/>
          <w:rFonts w:ascii="Segoe UI" w:hAnsi="Segoe UI" w:cs="Segoe UI"/>
        </w:rPr>
      </w:pPr>
      <w:ins w:id="128" w:author="Perron, Maryse" w:date="2026-04-16T14:44:00Z" w16du:dateUtc="2026-04-16T18:44:00Z">
        <w:r>
          <w:rPr>
            <w:rStyle w:val="normaltextrun"/>
            <w:rFonts w:ascii="Segoe UI" w:hAnsi="Segoe UI" w:cs="Segoe UI"/>
            <w:b/>
            <w:bCs/>
            <w:color w:val="424242"/>
          </w:rPr>
          <w:t>Thèses ou mémoires</w:t>
        </w:r>
        <w:r>
          <w:rPr>
            <w:rStyle w:val="normaltextrun"/>
            <w:rFonts w:ascii="Segoe UI" w:hAnsi="Segoe UI" w:cs="Segoe UI"/>
            <w:color w:val="424242"/>
          </w:rPr>
          <w:t> : disponibles via Érudit ou </w:t>
        </w:r>
        <w:proofErr w:type="spellStart"/>
        <w:r>
          <w:rPr>
            <w:rStyle w:val="normaltextrun"/>
            <w:rFonts w:ascii="Segoe UI" w:hAnsi="Segoe UI" w:cs="Segoe UI"/>
            <w:color w:val="424242"/>
          </w:rPr>
          <w:t>ProQuest</w:t>
        </w:r>
        <w:proofErr w:type="spellEnd"/>
        <w:r>
          <w:rPr>
            <w:rStyle w:val="eop"/>
            <w:rFonts w:ascii="Segoe UI" w:hAnsi="Segoe UI" w:cs="Segoe UI"/>
            <w:color w:val="424242"/>
          </w:rPr>
          <w:t> </w:t>
        </w:r>
      </w:ins>
    </w:p>
    <w:p w14:paraId="2A6EB323" w14:textId="77777777" w:rsidR="00F01DFE" w:rsidRDefault="00F01DFE" w:rsidP="00F01DFE">
      <w:pPr>
        <w:pStyle w:val="paragraph"/>
        <w:spacing w:before="0" w:beforeAutospacing="0" w:after="0" w:afterAutospacing="0"/>
        <w:textAlignment w:val="baseline"/>
        <w:rPr>
          <w:ins w:id="129" w:author="Perron, Maryse" w:date="2026-04-16T14:44:00Z" w16du:dateUtc="2026-04-16T18:44:00Z"/>
          <w:rFonts w:ascii="Segoe UI" w:hAnsi="Segoe UI" w:cs="Segoe UI"/>
          <w:sz w:val="18"/>
          <w:szCs w:val="18"/>
        </w:rPr>
      </w:pPr>
      <w:ins w:id="130" w:author="Perron, Maryse" w:date="2026-04-16T14:44:00Z" w16du:dateUtc="2026-04-16T18:44:00Z">
        <w:r>
          <w:rPr>
            <w:rStyle w:val="eop"/>
            <w:rFonts w:ascii="Aptos" w:hAnsi="Aptos" w:cs="Segoe UI"/>
          </w:rPr>
          <w:t> </w:t>
        </w:r>
      </w:ins>
    </w:p>
    <w:p w14:paraId="640AB019" w14:textId="77777777" w:rsidR="00F01DFE" w:rsidRPr="00F01DFE" w:rsidRDefault="00F01DFE">
      <w:pPr>
        <w:rPr>
          <w:ins w:id="131" w:author="Perron, Maryse" w:date="2026-04-16T14:43:00Z" w16du:dateUtc="2026-04-16T18:43:00Z"/>
          <w:lang w:val="fr-CA"/>
          <w:rPrChange w:id="132" w:author="Perron, Maryse" w:date="2026-04-16T14:43:00Z" w16du:dateUtc="2026-04-16T18:43:00Z">
            <w:rPr>
              <w:ins w:id="133" w:author="Perron, Maryse" w:date="2026-04-16T14:43:00Z" w16du:dateUtc="2026-04-16T18:43:00Z"/>
            </w:rPr>
          </w:rPrChange>
        </w:rPr>
        <w:pPrChange w:id="134" w:author="Perron, Maryse" w:date="2026-04-16T14:43:00Z" w16du:dateUtc="2026-04-16T18:43:00Z">
          <w:pPr>
            <w:pStyle w:val="Titre1"/>
          </w:pPr>
        </w:pPrChange>
      </w:pPr>
    </w:p>
    <w:p w14:paraId="421FBAC2" w14:textId="77777777" w:rsidR="00F01DFE" w:rsidRPr="00F01DFE" w:rsidRDefault="00F01DFE">
      <w:pPr>
        <w:rPr>
          <w:ins w:id="135" w:author="Perron, Maryse" w:date="2026-04-16T14:43:00Z" w16du:dateUtc="2026-04-16T18:43:00Z"/>
        </w:rPr>
        <w:pPrChange w:id="136" w:author="Perron, Maryse" w:date="2026-04-16T14:43:00Z" w16du:dateUtc="2026-04-16T18:43:00Z">
          <w:pPr>
            <w:pStyle w:val="Titre1"/>
          </w:pPr>
        </w:pPrChange>
      </w:pPr>
    </w:p>
    <w:p w14:paraId="5027C5E9" w14:textId="77777777" w:rsidR="00F01DFE" w:rsidRDefault="00F01DFE" w:rsidP="00F01DFE">
      <w:pPr>
        <w:rPr>
          <w:ins w:id="137" w:author="Perron, Maryse" w:date="2026-04-16T14:43:00Z" w16du:dateUtc="2026-04-16T18:43:00Z"/>
        </w:rPr>
      </w:pPr>
    </w:p>
    <w:p w14:paraId="4BF38AD6" w14:textId="77777777" w:rsidR="00F01DFE" w:rsidRDefault="00F01DFE" w:rsidP="00F01DFE">
      <w:pPr>
        <w:rPr>
          <w:ins w:id="138" w:author="Perron, Maryse" w:date="2026-04-16T14:43:00Z" w16du:dateUtc="2026-04-16T18:43:00Z"/>
        </w:rPr>
      </w:pPr>
    </w:p>
    <w:p w14:paraId="20CC534B" w14:textId="77777777" w:rsidR="00F01DFE" w:rsidRDefault="00F01DFE" w:rsidP="00F01DFE">
      <w:pPr>
        <w:rPr>
          <w:ins w:id="139" w:author="Perron, Maryse" w:date="2026-04-16T14:43:00Z" w16du:dateUtc="2026-04-16T18:43:00Z"/>
        </w:rPr>
      </w:pPr>
    </w:p>
    <w:p w14:paraId="055CEE8C" w14:textId="77777777" w:rsidR="00F01DFE" w:rsidRPr="00F01DFE" w:rsidRDefault="00F01DFE">
      <w:pPr>
        <w:pPrChange w:id="140" w:author="Perron, Maryse" w:date="2026-04-16T14:43:00Z" w16du:dateUtc="2026-04-16T18:43:00Z">
          <w:pPr>
            <w:pStyle w:val="Titre1"/>
          </w:pPr>
        </w:pPrChange>
      </w:pPr>
    </w:p>
    <w:p w14:paraId="4A426D79" w14:textId="0ED9F898" w:rsidR="340AB492" w:rsidRDefault="340AB492" w:rsidP="340AB492">
      <w:pPr>
        <w:spacing w:before="0" w:after="0"/>
        <w:rPr>
          <w:rFonts w:ascii="Arial" w:eastAsia="Arial" w:hAnsi="Arial" w:cs="Arial"/>
          <w:color w:val="FA0000"/>
          <w:szCs w:val="24"/>
          <w:highlight w:val="yellow"/>
        </w:rPr>
      </w:pPr>
    </w:p>
    <w:p w14:paraId="11CBC390" w14:textId="2EB3CF80" w:rsidR="340AB492" w:rsidRDefault="340AB492" w:rsidP="340AB492">
      <w:pPr>
        <w:spacing w:before="0" w:after="0"/>
        <w:rPr>
          <w:rFonts w:ascii="Arial" w:eastAsia="Arial" w:hAnsi="Arial" w:cs="Arial"/>
          <w:color w:val="FA0000"/>
          <w:szCs w:val="24"/>
          <w:highlight w:val="yellow"/>
        </w:rPr>
      </w:pPr>
    </w:p>
    <w:p w14:paraId="04648001" w14:textId="580D9F40" w:rsidR="340AB492" w:rsidRDefault="340AB492" w:rsidP="340AB492">
      <w:pPr>
        <w:spacing w:before="0" w:after="0"/>
        <w:rPr>
          <w:rFonts w:ascii="Arial" w:eastAsia="Arial" w:hAnsi="Arial" w:cs="Arial"/>
          <w:color w:val="FA0000"/>
          <w:szCs w:val="24"/>
          <w:highlight w:val="yellow"/>
        </w:rPr>
      </w:pPr>
    </w:p>
    <w:p w14:paraId="4864D1C8" w14:textId="4CD53716" w:rsidR="340AB492" w:rsidRDefault="340AB492" w:rsidP="340AB492">
      <w:pPr>
        <w:spacing w:before="0" w:after="0"/>
        <w:rPr>
          <w:rFonts w:ascii="Arial" w:eastAsia="Arial" w:hAnsi="Arial" w:cs="Arial"/>
          <w:color w:val="FA0000"/>
          <w:szCs w:val="24"/>
          <w:highlight w:val="yellow"/>
        </w:rPr>
      </w:pPr>
    </w:p>
    <w:p w14:paraId="3B8DD169" w14:textId="017ADFA4" w:rsidR="0EE61F9C" w:rsidRDefault="0EE61F9C" w:rsidP="340AB492">
      <w:pPr>
        <w:spacing w:before="0" w:after="0"/>
      </w:pPr>
      <w:r w:rsidRPr="340AB492">
        <w:rPr>
          <w:rFonts w:ascii="Arial" w:eastAsia="Arial" w:hAnsi="Arial" w:cs="Arial"/>
          <w:color w:val="FA0000"/>
          <w:szCs w:val="24"/>
          <w:highlight w:val="yellow"/>
        </w:rPr>
        <w:t>Schéma :</w:t>
      </w:r>
    </w:p>
    <w:p w14:paraId="6C0CE265" w14:textId="60E3DC63" w:rsidR="0EE61F9C" w:rsidRDefault="0EE61F9C" w:rsidP="340AB492">
      <w:pPr>
        <w:spacing w:before="0" w:after="0"/>
        <w:ind w:left="540"/>
      </w:pPr>
      <w:r w:rsidRPr="6EF9167E">
        <w:rPr>
          <w:rFonts w:ascii="Calibri" w:eastAsia="Calibri" w:hAnsi="Calibri" w:cs="Calibri"/>
          <w:color w:val="FA0000"/>
          <w:sz w:val="28"/>
          <w:szCs w:val="28"/>
        </w:rPr>
        <w:t>-Est-ce que vous travaillez avec les dimensions et les indicateurs ?</w:t>
      </w:r>
      <w:r w:rsidR="36F5B0FE" w:rsidRPr="6EF9167E">
        <w:rPr>
          <w:rFonts w:ascii="Calibri" w:eastAsia="Calibri" w:hAnsi="Calibri" w:cs="Calibri"/>
          <w:color w:val="FA0000"/>
          <w:sz w:val="28"/>
          <w:szCs w:val="28"/>
        </w:rPr>
        <w:t xml:space="preserve"> </w:t>
      </w:r>
      <w:r w:rsidR="36F5B0FE" w:rsidRPr="6EF9167E">
        <w:rPr>
          <w:rFonts w:ascii="Calibri" w:eastAsia="Calibri" w:hAnsi="Calibri" w:cs="Calibri"/>
          <w:color w:val="7030A0"/>
          <w:sz w:val="28"/>
          <w:szCs w:val="28"/>
        </w:rPr>
        <w:t>oui</w:t>
      </w:r>
    </w:p>
    <w:p w14:paraId="7CD48674" w14:textId="166D3D1E" w:rsidR="0EE61F9C" w:rsidRDefault="0EE61F9C" w:rsidP="00C54F07">
      <w:pPr>
        <w:pStyle w:val="Paragraphedeliste"/>
        <w:numPr>
          <w:ilvl w:val="0"/>
          <w:numId w:val="2"/>
        </w:numPr>
        <w:spacing w:before="0" w:after="0"/>
        <w:rPr>
          <w:rFonts w:ascii="Calibri" w:eastAsia="Calibri" w:hAnsi="Calibri" w:cs="Calibri"/>
          <w:color w:val="FA0000"/>
          <w:sz w:val="28"/>
          <w:szCs w:val="28"/>
        </w:rPr>
      </w:pPr>
      <w:r w:rsidRPr="6EF9167E">
        <w:rPr>
          <w:rFonts w:ascii="Calibri" w:eastAsia="Calibri" w:hAnsi="Calibri" w:cs="Calibri"/>
          <w:color w:val="FA0000"/>
          <w:sz w:val="28"/>
          <w:szCs w:val="28"/>
        </w:rPr>
        <w:t>À quel moment est donné le cours de méthode qualitative</w:t>
      </w:r>
      <w:r w:rsidR="55246EF9" w:rsidRPr="6EF9167E">
        <w:rPr>
          <w:rFonts w:ascii="Calibri" w:eastAsia="Calibri" w:hAnsi="Calibri" w:cs="Calibri"/>
          <w:color w:val="FA0000"/>
          <w:sz w:val="28"/>
          <w:szCs w:val="28"/>
        </w:rPr>
        <w:t xml:space="preserve"> </w:t>
      </w:r>
      <w:r w:rsidR="55246EF9" w:rsidRPr="6EF9167E">
        <w:rPr>
          <w:rFonts w:ascii="Calibri" w:eastAsia="Calibri" w:hAnsi="Calibri" w:cs="Calibri"/>
          <w:color w:val="7030A0"/>
          <w:sz w:val="28"/>
          <w:szCs w:val="28"/>
        </w:rPr>
        <w:t>hiver</w:t>
      </w:r>
    </w:p>
    <w:p w14:paraId="05736906" w14:textId="36401322" w:rsidR="0EE61F9C" w:rsidRDefault="0EE61F9C" w:rsidP="00C54F07">
      <w:pPr>
        <w:pStyle w:val="Paragraphedeliste"/>
        <w:numPr>
          <w:ilvl w:val="0"/>
          <w:numId w:val="2"/>
        </w:numPr>
        <w:spacing w:before="0" w:after="0"/>
        <w:rPr>
          <w:rFonts w:ascii="Calibri" w:eastAsia="Calibri" w:hAnsi="Calibri" w:cs="Calibri"/>
          <w:color w:val="7030A0"/>
          <w:sz w:val="28"/>
          <w:szCs w:val="28"/>
        </w:rPr>
      </w:pPr>
      <w:r w:rsidRPr="6EF9167E">
        <w:rPr>
          <w:rFonts w:ascii="Calibri" w:eastAsia="Calibri" w:hAnsi="Calibri" w:cs="Calibri"/>
          <w:color w:val="FA0000"/>
          <w:sz w:val="28"/>
          <w:szCs w:val="28"/>
        </w:rPr>
        <w:t>Quel est votre choix de collecte de données (</w:t>
      </w:r>
      <w:proofErr w:type="gramStart"/>
      <w:r w:rsidRPr="6EF9167E">
        <w:rPr>
          <w:rFonts w:ascii="Calibri" w:eastAsia="Calibri" w:hAnsi="Calibri" w:cs="Calibri"/>
          <w:color w:val="FA0000"/>
          <w:sz w:val="28"/>
          <w:szCs w:val="28"/>
        </w:rPr>
        <w:t>entrevue?</w:t>
      </w:r>
      <w:proofErr w:type="gramEnd"/>
      <w:r w:rsidRPr="6EF9167E">
        <w:rPr>
          <w:rFonts w:ascii="Calibri" w:eastAsia="Calibri" w:hAnsi="Calibri" w:cs="Calibri"/>
          <w:color w:val="FA0000"/>
          <w:sz w:val="28"/>
          <w:szCs w:val="28"/>
        </w:rPr>
        <w:t xml:space="preserve"> Questionnaire…)</w:t>
      </w:r>
      <w:r w:rsidR="3C9F4FEE" w:rsidRPr="6EF9167E">
        <w:rPr>
          <w:rFonts w:ascii="Calibri" w:eastAsia="Calibri" w:hAnsi="Calibri" w:cs="Calibri"/>
          <w:color w:val="FA0000"/>
          <w:sz w:val="28"/>
          <w:szCs w:val="28"/>
        </w:rPr>
        <w:t xml:space="preserve"> </w:t>
      </w:r>
      <w:r w:rsidR="3C9F4FEE" w:rsidRPr="6EF9167E">
        <w:rPr>
          <w:rFonts w:ascii="Calibri" w:eastAsia="Calibri" w:hAnsi="Calibri" w:cs="Calibri"/>
          <w:color w:val="7030A0"/>
          <w:sz w:val="28"/>
          <w:szCs w:val="28"/>
        </w:rPr>
        <w:t>généralement le questionnaire</w:t>
      </w:r>
    </w:p>
    <w:p w14:paraId="0120F2D9" w14:textId="1C35F997" w:rsidR="003456F6" w:rsidRDefault="00966476" w:rsidP="003456F6">
      <w:pPr>
        <w:pStyle w:val="Titre1"/>
      </w:pPr>
      <w:r>
        <w:t xml:space="preserve">Étape 2 : Construction d’un </w:t>
      </w:r>
      <w:commentRangeStart w:id="141"/>
      <w:commentRangeStart w:id="142"/>
      <w:commentRangeStart w:id="143"/>
      <w:r>
        <w:t>schéma d’entrevue</w:t>
      </w:r>
      <w:r w:rsidR="00240BA1">
        <w:t xml:space="preserve"> </w:t>
      </w:r>
      <w:commentRangeEnd w:id="141"/>
      <w:r w:rsidR="006858D1">
        <w:rPr>
          <w:rStyle w:val="Marquedecommentaire"/>
          <w:rFonts w:asciiTheme="minorHAnsi" w:eastAsiaTheme="minorHAnsi" w:hAnsiTheme="minorHAnsi" w:cstheme="minorBidi"/>
          <w:b w:val="0"/>
          <w:color w:val="595959" w:themeColor="text1" w:themeTint="A6"/>
        </w:rPr>
        <w:commentReference w:id="141"/>
      </w:r>
      <w:commentRangeEnd w:id="142"/>
      <w:r w:rsidR="006858D1">
        <w:rPr>
          <w:rStyle w:val="CommentReference"/>
        </w:rPr>
        <w:commentReference w:id="142"/>
      </w:r>
      <w:commentRangeEnd w:id="143"/>
      <w:r>
        <w:rPr>
          <w:rStyle w:val="CommentReference"/>
        </w:rPr>
        <w:commentReference w:id="143"/>
      </w:r>
      <w:r w:rsidR="00240BA1">
        <w:t xml:space="preserve">(5%) ; Remise : </w:t>
      </w:r>
    </w:p>
    <w:p w14:paraId="5856A1F8" w14:textId="4016C96F" w:rsidR="009355C2" w:rsidRDefault="00893965" w:rsidP="003456F6">
      <w:pPr>
        <w:jc w:val="both"/>
      </w:pPr>
      <w:r>
        <w:t xml:space="preserve">Maintenant que </w:t>
      </w:r>
      <w:r w:rsidR="00DA64B1">
        <w:t xml:space="preserve">la recherche préparatoire </w:t>
      </w:r>
      <w:r>
        <w:t xml:space="preserve">est </w:t>
      </w:r>
      <w:r w:rsidR="00557753">
        <w:t>fait</w:t>
      </w:r>
      <w:r w:rsidR="00DA64B1">
        <w:t>e</w:t>
      </w:r>
      <w:r w:rsidR="00557753">
        <w:t xml:space="preserve">, il vous </w:t>
      </w:r>
      <w:r w:rsidR="004E028C">
        <w:t xml:space="preserve">faut </w:t>
      </w:r>
      <w:r w:rsidR="00DA64B1">
        <w:t>construire votre schéma d’entrevue</w:t>
      </w:r>
      <w:r w:rsidR="00557753">
        <w:t xml:space="preserve"> pour la rencontre avec votre témoin de l’histoire. </w:t>
      </w:r>
    </w:p>
    <w:p w14:paraId="6EBB2FAB" w14:textId="1C2D1396" w:rsidR="006D325E" w:rsidRDefault="00DA64B1" w:rsidP="00513AA4">
      <w:pPr>
        <w:ind w:left="1134" w:hanging="1134"/>
        <w:jc w:val="both"/>
      </w:pPr>
      <w:r>
        <w:t>1</w:t>
      </w:r>
      <w:r w:rsidRPr="00DA64B1">
        <w:rPr>
          <w:vertAlign w:val="superscript"/>
        </w:rPr>
        <w:t>e</w:t>
      </w:r>
      <w:r>
        <w:t xml:space="preserve"> étape : </w:t>
      </w:r>
      <w:r w:rsidR="00513AA4">
        <w:t>créer</w:t>
      </w:r>
      <w:r w:rsidR="00295C48">
        <w:t xml:space="preserve"> un schéma d’analy</w:t>
      </w:r>
      <w:r w:rsidR="00513AA4">
        <w:t>se conceptuelle à partir</w:t>
      </w:r>
      <w:r>
        <w:t xml:space="preserve"> du travail de recherche</w:t>
      </w:r>
      <w:r w:rsidR="00624029">
        <w:t xml:space="preserve"> documentaire</w:t>
      </w:r>
      <w:r w:rsidR="00F558A2">
        <w:t xml:space="preserve">. </w:t>
      </w:r>
    </w:p>
    <w:p w14:paraId="6063E970" w14:textId="00163350" w:rsidR="00DA64B1" w:rsidRDefault="006D325E" w:rsidP="00C54F07">
      <w:pPr>
        <w:pStyle w:val="Paragraphedeliste"/>
        <w:numPr>
          <w:ilvl w:val="0"/>
          <w:numId w:val="21"/>
        </w:numPr>
        <w:jc w:val="both"/>
      </w:pPr>
      <w:r>
        <w:t>C</w:t>
      </w:r>
      <w:r w:rsidR="00F558A2">
        <w:t xml:space="preserve">ette activité se déroulera en classe. </w:t>
      </w:r>
    </w:p>
    <w:p w14:paraId="71E89857" w14:textId="3A7C1D21" w:rsidR="00DA64B1" w:rsidRDefault="00DA64B1" w:rsidP="003456F6">
      <w:pPr>
        <w:jc w:val="both"/>
      </w:pPr>
      <w:r>
        <w:t>2</w:t>
      </w:r>
      <w:r w:rsidRPr="00DA64B1">
        <w:rPr>
          <w:vertAlign w:val="superscript"/>
        </w:rPr>
        <w:t>e</w:t>
      </w:r>
      <w:r>
        <w:t xml:space="preserve"> étape : à partir de </w:t>
      </w:r>
      <w:r w:rsidR="00513AA4">
        <w:t>ce schéma,</w:t>
      </w:r>
      <w:r>
        <w:t xml:space="preserve"> construire des questions ouvertes</w:t>
      </w:r>
    </w:p>
    <w:p w14:paraId="19BE50B4" w14:textId="208A9058" w:rsidR="00624029" w:rsidRDefault="00624029" w:rsidP="003456F6">
      <w:pPr>
        <w:jc w:val="both"/>
      </w:pPr>
      <w:r>
        <w:t>3</w:t>
      </w:r>
      <w:r w:rsidRPr="00624029">
        <w:rPr>
          <w:vertAlign w:val="superscript"/>
        </w:rPr>
        <w:t>e</w:t>
      </w:r>
      <w:r>
        <w:t xml:space="preserve"> étape : faire valider ses questions</w:t>
      </w:r>
      <w:r w:rsidR="008B0547">
        <w:t xml:space="preserve"> et remettre le schéma d’entrevue </w:t>
      </w:r>
    </w:p>
    <w:p w14:paraId="63CD3C9F" w14:textId="77777777" w:rsidR="003A503A" w:rsidRDefault="003A503A" w:rsidP="003456F6">
      <w:pPr>
        <w:jc w:val="both"/>
        <w:rPr>
          <w:color w:val="63A537" w:themeColor="accent2"/>
        </w:rPr>
      </w:pPr>
    </w:p>
    <w:p w14:paraId="10CE0104" w14:textId="77777777" w:rsidR="003A503A" w:rsidRDefault="003A503A" w:rsidP="003456F6">
      <w:pPr>
        <w:jc w:val="both"/>
        <w:rPr>
          <w:color w:val="63A537" w:themeColor="accent2"/>
        </w:rPr>
      </w:pPr>
    </w:p>
    <w:p w14:paraId="6E2AF3C1" w14:textId="77777777" w:rsidR="003A503A" w:rsidRDefault="003A503A" w:rsidP="003456F6">
      <w:pPr>
        <w:jc w:val="both"/>
        <w:rPr>
          <w:color w:val="63A537" w:themeColor="accent2"/>
        </w:rPr>
      </w:pPr>
    </w:p>
    <w:p w14:paraId="315C6020" w14:textId="77777777" w:rsidR="003A503A" w:rsidRDefault="003A503A" w:rsidP="003456F6">
      <w:pPr>
        <w:jc w:val="both"/>
        <w:rPr>
          <w:color w:val="63A537" w:themeColor="accent2"/>
        </w:rPr>
      </w:pPr>
    </w:p>
    <w:p w14:paraId="239DE135" w14:textId="77777777" w:rsidR="003A503A" w:rsidRDefault="003A503A" w:rsidP="003456F6">
      <w:pPr>
        <w:jc w:val="both"/>
        <w:rPr>
          <w:color w:val="63A537" w:themeColor="accent2"/>
        </w:rPr>
      </w:pPr>
    </w:p>
    <w:p w14:paraId="6A351085" w14:textId="77777777" w:rsidR="003A503A" w:rsidRDefault="003A503A" w:rsidP="003456F6">
      <w:pPr>
        <w:jc w:val="both"/>
        <w:rPr>
          <w:color w:val="63A537" w:themeColor="accent2"/>
        </w:rPr>
      </w:pPr>
    </w:p>
    <w:p w14:paraId="5A0184B2" w14:textId="77777777" w:rsidR="003A503A" w:rsidRDefault="003A503A" w:rsidP="003456F6">
      <w:pPr>
        <w:jc w:val="both"/>
        <w:rPr>
          <w:color w:val="63A537" w:themeColor="accent2"/>
        </w:rPr>
      </w:pPr>
    </w:p>
    <w:p w14:paraId="1B85FE3A" w14:textId="77777777" w:rsidR="003A503A" w:rsidRDefault="003A503A" w:rsidP="003456F6">
      <w:pPr>
        <w:jc w:val="both"/>
        <w:rPr>
          <w:color w:val="63A537" w:themeColor="accent2"/>
        </w:rPr>
      </w:pPr>
    </w:p>
    <w:p w14:paraId="2D959F33" w14:textId="77777777" w:rsidR="003A503A" w:rsidRDefault="003A503A" w:rsidP="003456F6">
      <w:pPr>
        <w:jc w:val="both"/>
        <w:rPr>
          <w:color w:val="63A537" w:themeColor="accent2"/>
        </w:rPr>
      </w:pPr>
    </w:p>
    <w:p w14:paraId="5C3A9A8C" w14:textId="77777777" w:rsidR="003A503A" w:rsidRDefault="003A503A" w:rsidP="003456F6">
      <w:pPr>
        <w:jc w:val="both"/>
        <w:rPr>
          <w:color w:val="63A537" w:themeColor="accent2"/>
        </w:rPr>
      </w:pPr>
    </w:p>
    <w:p w14:paraId="0FD25060" w14:textId="77777777" w:rsidR="003A503A" w:rsidRDefault="003A503A" w:rsidP="003456F6">
      <w:pPr>
        <w:jc w:val="both"/>
        <w:rPr>
          <w:color w:val="63A537" w:themeColor="accent2"/>
        </w:rPr>
      </w:pPr>
    </w:p>
    <w:p w14:paraId="5AB698BF" w14:textId="77777777" w:rsidR="003A503A" w:rsidRDefault="003A503A" w:rsidP="003456F6">
      <w:pPr>
        <w:jc w:val="both"/>
        <w:rPr>
          <w:color w:val="63A537" w:themeColor="accent2"/>
        </w:rPr>
      </w:pPr>
    </w:p>
    <w:p w14:paraId="7A0F317A" w14:textId="12622874" w:rsidR="009718D3" w:rsidRPr="00EA7F93" w:rsidRDefault="00D87896" w:rsidP="003456F6">
      <w:pPr>
        <w:jc w:val="both"/>
        <w:rPr>
          <w:color w:val="63A537" w:themeColor="accent2"/>
        </w:rPr>
      </w:pPr>
      <w:r w:rsidRPr="00EA7F93">
        <w:rPr>
          <w:color w:val="63A537" w:themeColor="accent2"/>
        </w:rPr>
        <w:lastRenderedPageBreak/>
        <w:t>Exemple</w:t>
      </w:r>
      <w:r w:rsidR="00EE16FE" w:rsidRPr="00EA7F93">
        <w:rPr>
          <w:color w:val="63A537" w:themeColor="accent2"/>
        </w:rPr>
        <w:t xml:space="preserve"> d’un </w:t>
      </w:r>
      <w:r w:rsidR="00EA7F93" w:rsidRPr="00EA7F93">
        <w:rPr>
          <w:color w:val="63A537" w:themeColor="accent2"/>
        </w:rPr>
        <w:t xml:space="preserve">schéma d’analyse conceptuelle et d’entrevue d’un </w:t>
      </w:r>
      <w:r w:rsidR="00EE16FE" w:rsidRPr="00EA7F93">
        <w:rPr>
          <w:color w:val="63A537" w:themeColor="accent2"/>
        </w:rPr>
        <w:t xml:space="preserve">travail portant sur l’avènement des Patriotes </w:t>
      </w:r>
      <w:r w:rsidR="0006771F">
        <w:rPr>
          <w:color w:val="63A537" w:themeColor="accent2"/>
        </w:rPr>
        <w:t>dans l’objectif</w:t>
      </w:r>
      <w:r w:rsidR="00EE16FE" w:rsidRPr="00EA7F93">
        <w:rPr>
          <w:color w:val="63A537" w:themeColor="accent2"/>
        </w:rPr>
        <w:t xml:space="preserve"> d’interviewer une personne aînée ayant vécu</w:t>
      </w:r>
      <w:r w:rsidR="00EA7F93" w:rsidRPr="00EA7F93">
        <w:rPr>
          <w:color w:val="63A537" w:themeColor="accent2"/>
        </w:rPr>
        <w:t xml:space="preserve"> </w:t>
      </w:r>
      <w:r w:rsidR="0006771F">
        <w:rPr>
          <w:color w:val="63A537" w:themeColor="accent2"/>
        </w:rPr>
        <w:t>cette période.</w:t>
      </w:r>
    </w:p>
    <w:p w14:paraId="3B1185C0" w14:textId="03EB3E94" w:rsidR="00EA7F93" w:rsidRDefault="00EA7F93" w:rsidP="003456F6">
      <w:pPr>
        <w:jc w:val="both"/>
      </w:pPr>
      <w:r>
        <w:rPr>
          <w:noProof/>
        </w:rPr>
        <w:drawing>
          <wp:inline distT="0" distB="0" distL="0" distR="0" wp14:anchorId="376C7A7A" wp14:editId="3DA1D167">
            <wp:extent cx="6273165" cy="50050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3165" cy="5005070"/>
                    </a:xfrm>
                    <a:prstGeom prst="rect">
                      <a:avLst/>
                    </a:prstGeom>
                    <a:noFill/>
                  </pic:spPr>
                </pic:pic>
              </a:graphicData>
            </a:graphic>
          </wp:inline>
        </w:drawing>
      </w:r>
    </w:p>
    <w:p w14:paraId="2FEBB841" w14:textId="7DBC8D86" w:rsidR="00EA7F93" w:rsidRPr="00C941AA" w:rsidRDefault="00B83102" w:rsidP="00C941AA">
      <w:pPr>
        <w:jc w:val="right"/>
        <w:rPr>
          <w:sz w:val="16"/>
          <w:szCs w:val="16"/>
        </w:rPr>
      </w:pPr>
      <w:r w:rsidRPr="00C941AA">
        <w:rPr>
          <w:sz w:val="16"/>
          <w:szCs w:val="16"/>
        </w:rPr>
        <w:t>Cet</w:t>
      </w:r>
      <w:r w:rsidR="00E60B30">
        <w:rPr>
          <w:sz w:val="16"/>
          <w:szCs w:val="16"/>
        </w:rPr>
        <w:t xml:space="preserve"> exemple </w:t>
      </w:r>
      <w:r w:rsidRPr="00C941AA">
        <w:rPr>
          <w:sz w:val="16"/>
          <w:szCs w:val="16"/>
        </w:rPr>
        <w:t xml:space="preserve">est </w:t>
      </w:r>
      <w:r w:rsidR="00032493" w:rsidRPr="00C941AA">
        <w:rPr>
          <w:sz w:val="16"/>
          <w:szCs w:val="16"/>
        </w:rPr>
        <w:t>inspiré</w:t>
      </w:r>
      <w:r w:rsidRPr="00C941AA">
        <w:rPr>
          <w:sz w:val="16"/>
          <w:szCs w:val="16"/>
        </w:rPr>
        <w:t xml:space="preserve"> de la figure « Du concept à l’</w:t>
      </w:r>
      <w:r w:rsidR="00C941AA" w:rsidRPr="00C941AA">
        <w:rPr>
          <w:sz w:val="16"/>
          <w:szCs w:val="16"/>
        </w:rPr>
        <w:t>entrevue</w:t>
      </w:r>
      <w:r w:rsidRPr="00C941AA">
        <w:rPr>
          <w:sz w:val="16"/>
          <w:szCs w:val="16"/>
        </w:rPr>
        <w:t xml:space="preserve"> », de </w:t>
      </w:r>
      <w:r w:rsidR="00C941AA" w:rsidRPr="00C941AA">
        <w:rPr>
          <w:sz w:val="16"/>
          <w:szCs w:val="16"/>
        </w:rPr>
        <w:t>Nicolas Jolicoeur</w:t>
      </w:r>
      <w:r w:rsidR="00387740">
        <w:rPr>
          <w:sz w:val="16"/>
          <w:szCs w:val="16"/>
        </w:rPr>
        <w:t>, 2023</w:t>
      </w:r>
      <w:r w:rsidR="00C941AA">
        <w:rPr>
          <w:sz w:val="16"/>
          <w:szCs w:val="16"/>
        </w:rPr>
        <w:t>.</w:t>
      </w:r>
    </w:p>
    <w:p w14:paraId="320F4384" w14:textId="77777777" w:rsidR="00820137" w:rsidRDefault="00966476" w:rsidP="009355C2">
      <w:pPr>
        <w:pStyle w:val="Titre1"/>
      </w:pPr>
      <w:r>
        <w:t>Étape 3 : L’entrevue</w:t>
      </w:r>
      <w:r w:rsidR="00145048">
        <w:t xml:space="preserve"> </w:t>
      </w:r>
    </w:p>
    <w:p w14:paraId="0E9080F0" w14:textId="30CB1014" w:rsidR="00685B4E" w:rsidRPr="007D707C" w:rsidRDefault="00145048" w:rsidP="009355C2">
      <w:pPr>
        <w:pStyle w:val="Titre1"/>
      </w:pPr>
      <w:r w:rsidRPr="00820137">
        <w:rPr>
          <w:highlight w:val="cyan"/>
        </w:rPr>
        <w:t xml:space="preserve">Signature du formulaire de consentement </w:t>
      </w:r>
      <w:r w:rsidR="00820137" w:rsidRPr="00820137">
        <w:rPr>
          <w:highlight w:val="cyan"/>
        </w:rPr>
        <w:t>avant l’entrevue</w:t>
      </w:r>
      <w:r w:rsidR="00820137">
        <w:t xml:space="preserve"> </w:t>
      </w:r>
    </w:p>
    <w:tbl>
      <w:tblPr>
        <w:tblW w:w="10070" w:type="dxa"/>
        <w:tblLayout w:type="fixed"/>
        <w:tblCellMar>
          <w:left w:w="115" w:type="dxa"/>
          <w:right w:w="115" w:type="dxa"/>
        </w:tblCellMar>
        <w:tblLook w:val="0600" w:firstRow="0" w:lastRow="0" w:firstColumn="0" w:lastColumn="0" w:noHBand="1" w:noVBand="1"/>
      </w:tblPr>
      <w:tblGrid>
        <w:gridCol w:w="450"/>
        <w:gridCol w:w="9620"/>
      </w:tblGrid>
      <w:tr w:rsidR="00A67285" w:rsidRPr="007D707C" w14:paraId="7CB77844" w14:textId="77777777" w:rsidTr="00EA7F93">
        <w:trPr>
          <w:trHeight w:val="297"/>
        </w:trPr>
        <w:tc>
          <w:tcPr>
            <w:tcW w:w="450" w:type="dxa"/>
          </w:tcPr>
          <w:p w14:paraId="58AF227F" w14:textId="3B80E297" w:rsidR="00A67285" w:rsidRPr="007D707C" w:rsidRDefault="00A67285" w:rsidP="00784AB5">
            <w:pPr>
              <w:pStyle w:val="Casecocher"/>
            </w:pPr>
          </w:p>
        </w:tc>
        <w:tc>
          <w:tcPr>
            <w:tcW w:w="9620" w:type="dxa"/>
          </w:tcPr>
          <w:p w14:paraId="6210A367" w14:textId="0A6F2D16" w:rsidR="00EA7F93" w:rsidRDefault="00DA12A9" w:rsidP="00437744">
            <w:pPr>
              <w:pStyle w:val="Listenumros"/>
            </w:pPr>
            <w:r>
              <w:t>Préparation à l’entrevue </w:t>
            </w:r>
            <w:r w:rsidR="00EA7F93">
              <w:t xml:space="preserve">: </w:t>
            </w:r>
          </w:p>
          <w:p w14:paraId="559E3355" w14:textId="77777777" w:rsidR="00A60F96" w:rsidRDefault="00DA12A9" w:rsidP="00437744">
            <w:pPr>
              <w:pStyle w:val="Listenumros2"/>
              <w:ind w:left="854"/>
            </w:pPr>
            <w:r>
              <w:t>V</w:t>
            </w:r>
            <w:r w:rsidR="009718D3">
              <w:t>érification du matériel</w:t>
            </w:r>
            <w:r>
              <w:t xml:space="preserve"> : </w:t>
            </w:r>
          </w:p>
          <w:p w14:paraId="72D52B99" w14:textId="77777777" w:rsidR="00A60F96" w:rsidRDefault="00DA12A9" w:rsidP="00C54F07">
            <w:pPr>
              <w:pStyle w:val="Listenumros2"/>
              <w:numPr>
                <w:ilvl w:val="2"/>
                <w:numId w:val="12"/>
              </w:numPr>
            </w:pPr>
            <w:proofErr w:type="gramStart"/>
            <w:r>
              <w:t>ordinateur</w:t>
            </w:r>
            <w:proofErr w:type="gramEnd"/>
            <w:r>
              <w:t>,</w:t>
            </w:r>
          </w:p>
          <w:p w14:paraId="68171449" w14:textId="109CDEED" w:rsidR="00A60F96" w:rsidRDefault="00DA12A9" w:rsidP="00C54F07">
            <w:pPr>
              <w:pStyle w:val="Listenumros2"/>
              <w:numPr>
                <w:ilvl w:val="2"/>
                <w:numId w:val="12"/>
              </w:numPr>
            </w:pPr>
            <w:proofErr w:type="gramStart"/>
            <w:r>
              <w:t>micro</w:t>
            </w:r>
            <w:proofErr w:type="gramEnd"/>
            <w:r w:rsidR="008851EE">
              <w:t>,</w:t>
            </w:r>
            <w:r>
              <w:t xml:space="preserve"> </w:t>
            </w:r>
          </w:p>
          <w:p w14:paraId="2B4A2956" w14:textId="311DD10A" w:rsidR="00A60F96" w:rsidRDefault="00DA12A9" w:rsidP="00C54F07">
            <w:pPr>
              <w:pStyle w:val="Listenumros2"/>
              <w:numPr>
                <w:ilvl w:val="2"/>
                <w:numId w:val="12"/>
              </w:numPr>
            </w:pPr>
            <w:proofErr w:type="gramStart"/>
            <w:r>
              <w:t>caméra</w:t>
            </w:r>
            <w:proofErr w:type="gramEnd"/>
            <w:r w:rsidR="008851EE">
              <w:t>,</w:t>
            </w:r>
            <w:r>
              <w:t xml:space="preserve"> </w:t>
            </w:r>
          </w:p>
          <w:p w14:paraId="0D1152CC" w14:textId="760754D1" w:rsidR="00CC1742" w:rsidRDefault="0059413A" w:rsidP="00C54F07">
            <w:pPr>
              <w:pStyle w:val="Listenumros2"/>
              <w:numPr>
                <w:ilvl w:val="2"/>
                <w:numId w:val="12"/>
              </w:numPr>
            </w:pPr>
            <w:proofErr w:type="gramStart"/>
            <w:r>
              <w:lastRenderedPageBreak/>
              <w:t>code</w:t>
            </w:r>
            <w:proofErr w:type="gramEnd"/>
            <w:r>
              <w:t xml:space="preserve"> vestimentaire adéquat, </w:t>
            </w:r>
          </w:p>
          <w:p w14:paraId="018F36AE" w14:textId="2031C9F7" w:rsidR="009718D3" w:rsidRDefault="00DA12A9" w:rsidP="00C54F07">
            <w:pPr>
              <w:pStyle w:val="Listenumros2"/>
              <w:numPr>
                <w:ilvl w:val="2"/>
                <w:numId w:val="12"/>
              </w:numPr>
            </w:pPr>
            <w:proofErr w:type="gramStart"/>
            <w:r>
              <w:t>feuilles</w:t>
            </w:r>
            <w:proofErr w:type="gramEnd"/>
            <w:r>
              <w:t xml:space="preserve"> avec les questions d’entrevue</w:t>
            </w:r>
            <w:r w:rsidR="008851EE">
              <w:t>.</w:t>
            </w:r>
            <w:r>
              <w:t xml:space="preserve"> </w:t>
            </w:r>
          </w:p>
          <w:p w14:paraId="51CB3B87" w14:textId="2B24A557" w:rsidR="009718D3" w:rsidRPr="007D707C" w:rsidRDefault="009718D3" w:rsidP="00437744">
            <w:pPr>
              <w:pStyle w:val="Listenumros2"/>
              <w:ind w:left="854"/>
            </w:pPr>
            <w:r>
              <w:t>Validation d</w:t>
            </w:r>
            <w:r w:rsidR="00644CC8">
              <w:t>e</w:t>
            </w:r>
            <w:r>
              <w:t xml:space="preserve"> l’heure et du lieu de rendez-vous par le moyen d</w:t>
            </w:r>
            <w:r w:rsidR="008851EE">
              <w:t>e</w:t>
            </w:r>
            <w:r>
              <w:t xml:space="preserve"> contact privilégié</w:t>
            </w:r>
            <w:r w:rsidR="008851EE">
              <w:t xml:space="preserve"> par la personne aînée</w:t>
            </w:r>
            <w:r>
              <w:t xml:space="preserve">. </w:t>
            </w:r>
          </w:p>
        </w:tc>
      </w:tr>
    </w:tbl>
    <w:p w14:paraId="34B09521" w14:textId="5BD0B3E4" w:rsidR="009355C2" w:rsidRPr="007D707C" w:rsidRDefault="4BDBAB34" w:rsidP="009355C2">
      <w:r w:rsidRPr="340AB492">
        <w:rPr>
          <w:rFonts w:ascii="Segoe UI Symbol" w:hAnsi="Segoe UI Symbol" w:cs="Segoe UI Symbol"/>
          <w:color w:val="auto"/>
        </w:rPr>
        <w:lastRenderedPageBreak/>
        <w:t>⚠</w:t>
      </w:r>
      <w:r w:rsidRPr="340AB492">
        <w:rPr>
          <w:color w:val="auto"/>
        </w:rPr>
        <w:t xml:space="preserve">️ </w:t>
      </w:r>
      <w:r w:rsidRPr="340AB492">
        <w:rPr>
          <w:color w:val="FF0000"/>
        </w:rPr>
        <w:t xml:space="preserve">ATTENTION : l’entrevue doit OBLIGATOIREMENT être filmée. </w:t>
      </w:r>
    </w:p>
    <w:p w14:paraId="088B4A4C" w14:textId="7FBF6631" w:rsidR="340AB492" w:rsidRDefault="340AB492" w:rsidP="340AB492">
      <w:pPr>
        <w:spacing w:before="0" w:after="0"/>
        <w:ind w:left="540"/>
        <w:rPr>
          <w:rFonts w:ascii="Arial" w:eastAsia="Arial" w:hAnsi="Arial" w:cs="Arial"/>
          <w:color w:val="FA0000"/>
          <w:szCs w:val="24"/>
        </w:rPr>
      </w:pPr>
    </w:p>
    <w:p w14:paraId="540920CD" w14:textId="022FE881" w:rsidR="3593D4EB" w:rsidRDefault="3593D4EB" w:rsidP="340AB492">
      <w:pPr>
        <w:spacing w:before="0" w:after="0"/>
      </w:pPr>
      <w:r w:rsidRPr="340AB492">
        <w:rPr>
          <w:rFonts w:ascii="Arial" w:eastAsia="Arial" w:hAnsi="Arial" w:cs="Arial"/>
          <w:color w:val="FA0000"/>
          <w:szCs w:val="24"/>
          <w:highlight w:val="yellow"/>
        </w:rPr>
        <w:t>Rapport d'entrevue</w:t>
      </w:r>
    </w:p>
    <w:p w14:paraId="4E1E60EC" w14:textId="3059D410" w:rsidR="3593D4EB" w:rsidRDefault="3593D4EB" w:rsidP="340AB492">
      <w:pPr>
        <w:spacing w:before="0" w:after="0"/>
        <w:ind w:left="540"/>
      </w:pPr>
      <w:r w:rsidRPr="340AB492">
        <w:rPr>
          <w:rFonts w:ascii="Arial" w:eastAsia="Arial" w:hAnsi="Arial" w:cs="Arial"/>
          <w:color w:val="FA0000"/>
          <w:szCs w:val="24"/>
        </w:rPr>
        <w:t xml:space="preserve"> </w:t>
      </w:r>
    </w:p>
    <w:p w14:paraId="52BD5AF6" w14:textId="5DCE7155" w:rsidR="3593D4EB" w:rsidRDefault="3593D4EB" w:rsidP="00C54F07">
      <w:pPr>
        <w:pStyle w:val="Paragraphedeliste"/>
        <w:numPr>
          <w:ilvl w:val="0"/>
          <w:numId w:val="1"/>
        </w:numPr>
        <w:spacing w:before="0" w:after="0"/>
        <w:rPr>
          <w:rFonts w:ascii="Arial" w:eastAsia="Arial" w:hAnsi="Arial" w:cs="Arial"/>
          <w:color w:val="FA0000"/>
          <w:szCs w:val="24"/>
        </w:rPr>
      </w:pPr>
      <w:r w:rsidRPr="340AB492">
        <w:rPr>
          <w:rFonts w:ascii="Arial" w:eastAsia="Arial" w:hAnsi="Arial" w:cs="Arial"/>
          <w:color w:val="FA0000"/>
          <w:szCs w:val="24"/>
        </w:rPr>
        <w:t>Proposition de retirer les annexes</w:t>
      </w:r>
    </w:p>
    <w:p w14:paraId="476ADEC1" w14:textId="5144A73F" w:rsidR="3593D4EB" w:rsidRDefault="3593D4EB" w:rsidP="00C54F07">
      <w:pPr>
        <w:pStyle w:val="Paragraphedeliste"/>
        <w:numPr>
          <w:ilvl w:val="0"/>
          <w:numId w:val="1"/>
        </w:numPr>
        <w:spacing w:before="0" w:after="0"/>
        <w:rPr>
          <w:rFonts w:ascii="Arial" w:eastAsia="Arial" w:hAnsi="Arial" w:cs="Arial"/>
          <w:color w:val="7030A0"/>
          <w:szCs w:val="24"/>
        </w:rPr>
      </w:pPr>
      <w:r w:rsidRPr="6EF9167E">
        <w:rPr>
          <w:rFonts w:ascii="Arial" w:eastAsia="Arial" w:hAnsi="Arial" w:cs="Arial"/>
          <w:color w:val="FA0000"/>
          <w:szCs w:val="24"/>
        </w:rPr>
        <w:t>Par section, est-ce que les consignes sont claires et les nombre de pages adéquat ?</w:t>
      </w:r>
      <w:r w:rsidR="55E95339" w:rsidRPr="6EF9167E">
        <w:rPr>
          <w:rFonts w:ascii="Arial" w:eastAsia="Arial" w:hAnsi="Arial" w:cs="Arial"/>
          <w:color w:val="FA0000"/>
          <w:szCs w:val="24"/>
        </w:rPr>
        <w:t xml:space="preserve"> </w:t>
      </w:r>
      <w:r w:rsidR="55E95339" w:rsidRPr="6EF9167E">
        <w:rPr>
          <w:rFonts w:ascii="Arial" w:eastAsia="Arial" w:hAnsi="Arial" w:cs="Arial"/>
          <w:color w:val="7030A0"/>
          <w:szCs w:val="24"/>
        </w:rPr>
        <w:t xml:space="preserve">Oui, dans la mesure où ils sont en équipe. </w:t>
      </w:r>
      <w:proofErr w:type="gramStart"/>
      <w:r w:rsidR="55E95339" w:rsidRPr="6EF9167E">
        <w:rPr>
          <w:rFonts w:ascii="Arial" w:eastAsia="Arial" w:hAnsi="Arial" w:cs="Arial"/>
          <w:color w:val="7030A0"/>
          <w:szCs w:val="24"/>
        </w:rPr>
        <w:t>Par contre</w:t>
      </w:r>
      <w:proofErr w:type="gramEnd"/>
      <w:r w:rsidR="55E95339" w:rsidRPr="6EF9167E">
        <w:rPr>
          <w:rFonts w:ascii="Arial" w:eastAsia="Arial" w:hAnsi="Arial" w:cs="Arial"/>
          <w:color w:val="7030A0"/>
          <w:szCs w:val="24"/>
        </w:rPr>
        <w:t>, au cégep GÎM, nous sommes tenus de procéder à une évaluation individuelle d’un travail d’équipe. Je vais voir avec les collègues, mais je ne crois pas qu</w:t>
      </w:r>
      <w:r w:rsidR="5D26D6AC" w:rsidRPr="6EF9167E">
        <w:rPr>
          <w:rFonts w:ascii="Arial" w:eastAsia="Arial" w:hAnsi="Arial" w:cs="Arial"/>
          <w:color w:val="7030A0"/>
          <w:szCs w:val="24"/>
        </w:rPr>
        <w:t xml:space="preserve">e la seule conclusion individuelle suffise. </w:t>
      </w:r>
      <w:commentRangeStart w:id="145"/>
      <w:commentRangeStart w:id="146"/>
      <w:commentRangeStart w:id="147"/>
      <w:r w:rsidR="5D26D6AC" w:rsidRPr="6EF9167E">
        <w:rPr>
          <w:rFonts w:ascii="Arial" w:eastAsia="Arial" w:hAnsi="Arial" w:cs="Arial"/>
          <w:color w:val="7030A0"/>
          <w:szCs w:val="24"/>
        </w:rPr>
        <w:t xml:space="preserve">De mémoire, on utilise aussi un genre de rapport d’autoévaluation et d’évaluations par les pairs du travail d’équipe. </w:t>
      </w:r>
      <w:commentRangeEnd w:id="145"/>
      <w:r w:rsidR="00E2143F">
        <w:rPr>
          <w:rStyle w:val="Marquedecommentaire"/>
        </w:rPr>
        <w:commentReference w:id="145"/>
      </w:r>
      <w:commentRangeEnd w:id="146"/>
      <w:r w:rsidR="00E2143F">
        <w:rPr>
          <w:rStyle w:val="CommentReference"/>
        </w:rPr>
        <w:commentReference w:id="146"/>
      </w:r>
      <w:commentRangeEnd w:id="147"/>
      <w:r>
        <w:rPr>
          <w:rStyle w:val="CommentReference"/>
        </w:rPr>
        <w:commentReference w:id="147"/>
      </w:r>
    </w:p>
    <w:p w14:paraId="461F5B6D" w14:textId="4F57D230" w:rsidR="3593D4EB" w:rsidRDefault="3593D4EB" w:rsidP="00C54F07">
      <w:pPr>
        <w:pStyle w:val="Paragraphedeliste"/>
        <w:numPr>
          <w:ilvl w:val="0"/>
          <w:numId w:val="1"/>
        </w:numPr>
        <w:spacing w:before="0" w:after="0"/>
        <w:rPr>
          <w:rFonts w:ascii="Arial" w:eastAsia="Arial" w:hAnsi="Arial" w:cs="Arial"/>
          <w:color w:val="FA0000"/>
          <w:szCs w:val="24"/>
        </w:rPr>
      </w:pPr>
      <w:r w:rsidRPr="340AB492">
        <w:rPr>
          <w:rFonts w:ascii="Arial" w:eastAsia="Arial" w:hAnsi="Arial" w:cs="Arial"/>
          <w:color w:val="FA0000"/>
          <w:szCs w:val="24"/>
        </w:rPr>
        <w:t xml:space="preserve">  </w:t>
      </w:r>
      <w:proofErr w:type="gramStart"/>
      <w:r w:rsidRPr="340AB492">
        <w:rPr>
          <w:rFonts w:ascii="Arial" w:eastAsia="Arial" w:hAnsi="Arial" w:cs="Arial"/>
          <w:color w:val="FA0000"/>
          <w:szCs w:val="24"/>
        </w:rPr>
        <w:t>y</w:t>
      </w:r>
      <w:proofErr w:type="gramEnd"/>
      <w:r w:rsidRPr="340AB492">
        <w:rPr>
          <w:rFonts w:ascii="Arial" w:eastAsia="Arial" w:hAnsi="Arial" w:cs="Arial"/>
          <w:color w:val="FA0000"/>
          <w:szCs w:val="24"/>
        </w:rPr>
        <w:t>-a-t-il un élément plus ou moins pertinent à modifier ?</w:t>
      </w:r>
    </w:p>
    <w:p w14:paraId="7555E748" w14:textId="1EC25EA7" w:rsidR="00685B4E" w:rsidRPr="007D707C" w:rsidRDefault="00966476" w:rsidP="006F38DB">
      <w:pPr>
        <w:pStyle w:val="Titre1"/>
      </w:pPr>
      <w:r>
        <w:t xml:space="preserve">Étape 4 : </w:t>
      </w:r>
      <w:r w:rsidR="00240BA1">
        <w:t>Rapport d’entrevue (25%</w:t>
      </w:r>
      <w:r w:rsidR="003F05E7">
        <w:t>) ;</w:t>
      </w:r>
      <w:r w:rsidR="00240BA1">
        <w:t xml:space="preserve"> Remise : </w:t>
      </w:r>
    </w:p>
    <w:p w14:paraId="45891BC4" w14:textId="77777777" w:rsidR="0098496E" w:rsidRPr="00427B07" w:rsidRDefault="0098496E" w:rsidP="0098496E">
      <w:pPr>
        <w:rPr>
          <w:b/>
          <w:bCs/>
          <w:color w:val="63A537" w:themeColor="accent2"/>
        </w:rPr>
      </w:pPr>
      <w:r w:rsidRPr="00427B07">
        <w:rPr>
          <w:b/>
          <w:bCs/>
          <w:color w:val="63A537" w:themeColor="accent2"/>
        </w:rPr>
        <w:t xml:space="preserve">Canevas du travail écrit : </w:t>
      </w:r>
    </w:p>
    <w:p w14:paraId="37FAFD67" w14:textId="6D7089E2" w:rsidR="0098496E" w:rsidRDefault="0098496E" w:rsidP="00C54F07">
      <w:pPr>
        <w:pStyle w:val="Paragraphedeliste"/>
        <w:numPr>
          <w:ilvl w:val="0"/>
          <w:numId w:val="23"/>
        </w:numPr>
      </w:pPr>
      <w:r>
        <w:t>Page titre selon les normes de présentation (1p.)</w:t>
      </w:r>
      <w:r w:rsidR="00C857A8">
        <w:t>,</w:t>
      </w:r>
    </w:p>
    <w:p w14:paraId="32D83209" w14:textId="1166A03C" w:rsidR="0098496E" w:rsidRDefault="0098496E" w:rsidP="00C54F07">
      <w:pPr>
        <w:pStyle w:val="Paragraphedeliste"/>
        <w:numPr>
          <w:ilvl w:val="0"/>
          <w:numId w:val="23"/>
        </w:numPr>
      </w:pPr>
      <w:r>
        <w:t>Table des matières (1p.)</w:t>
      </w:r>
      <w:r w:rsidR="00C857A8">
        <w:t>,</w:t>
      </w:r>
    </w:p>
    <w:p w14:paraId="2B04400A" w14:textId="291DDE76" w:rsidR="0098496E" w:rsidRDefault="0098496E" w:rsidP="00C54F07">
      <w:pPr>
        <w:pStyle w:val="Paragraphedeliste"/>
        <w:numPr>
          <w:ilvl w:val="0"/>
          <w:numId w:val="23"/>
        </w:numPr>
      </w:pPr>
      <w:r>
        <w:t>Introduction (1 p.)</w:t>
      </w:r>
      <w:r w:rsidR="00C857A8">
        <w:t>,</w:t>
      </w:r>
    </w:p>
    <w:p w14:paraId="5D197F05" w14:textId="30B999E1" w:rsidR="0098496E" w:rsidRDefault="006B0205" w:rsidP="00C54F07">
      <w:pPr>
        <w:pStyle w:val="Paragraphedeliste"/>
        <w:numPr>
          <w:ilvl w:val="0"/>
          <w:numId w:val="23"/>
        </w:numPr>
      </w:pPr>
      <w:r>
        <w:t>Chapitre 1 : section historique corrigée</w:t>
      </w:r>
      <w:r w:rsidR="00895AC3">
        <w:t xml:space="preserve"> </w:t>
      </w:r>
      <w:r w:rsidR="00710962">
        <w:t xml:space="preserve">excluant l’introduction et la conclusion. </w:t>
      </w:r>
      <w:r w:rsidR="00D541E6">
        <w:t>Terminer ce chapitre par l’</w:t>
      </w:r>
      <w:r w:rsidR="00426DB9">
        <w:t>ouverture</w:t>
      </w:r>
      <w:r w:rsidR="00D541E6">
        <w:t xml:space="preserve"> à l’entrevue et l’objectif</w:t>
      </w:r>
      <w:r w:rsidR="0098496E">
        <w:t xml:space="preserve"> (</w:t>
      </w:r>
      <w:r w:rsidR="005E73EA">
        <w:t>3-4</w:t>
      </w:r>
      <w:r w:rsidR="00756458">
        <w:t xml:space="preserve"> </w:t>
      </w:r>
      <w:r w:rsidR="0098496E">
        <w:t>p.)</w:t>
      </w:r>
      <w:r w:rsidR="00C857A8">
        <w:t>,</w:t>
      </w:r>
    </w:p>
    <w:p w14:paraId="362AD648" w14:textId="15B9BB60" w:rsidR="0098496E" w:rsidRDefault="00D541E6" w:rsidP="00C54F07">
      <w:pPr>
        <w:pStyle w:val="Paragraphedeliste"/>
        <w:numPr>
          <w:ilvl w:val="0"/>
          <w:numId w:val="23"/>
        </w:numPr>
      </w:pPr>
      <w:r>
        <w:t>Chapitre 2</w:t>
      </w:r>
      <w:r w:rsidR="006740F6">
        <w:t> :</w:t>
      </w:r>
      <w:r>
        <w:t> </w:t>
      </w:r>
      <w:r w:rsidR="006740F6">
        <w:t xml:space="preserve">Méthodologie </w:t>
      </w:r>
      <w:r>
        <w:t xml:space="preserve">: </w:t>
      </w:r>
      <w:r w:rsidR="00426DB9">
        <w:t xml:space="preserve">Présentation </w:t>
      </w:r>
      <w:r w:rsidR="003B3A92">
        <w:t xml:space="preserve">de la méthode et du témoin </w:t>
      </w:r>
      <w:r w:rsidR="00C857A8">
        <w:t>(1 ½ p.),</w:t>
      </w:r>
    </w:p>
    <w:p w14:paraId="2BCD5E98" w14:textId="62266E3C" w:rsidR="00426DB9" w:rsidRDefault="00426DB9" w:rsidP="00C54F07">
      <w:pPr>
        <w:pStyle w:val="Paragraphedeliste"/>
        <w:numPr>
          <w:ilvl w:val="0"/>
          <w:numId w:val="23"/>
        </w:numPr>
      </w:pPr>
      <w:r>
        <w:t xml:space="preserve">Chapitre 3 : </w:t>
      </w:r>
      <w:r w:rsidR="003B3A92">
        <w:t>Liens entre le témoignage et le contexte historique (3 -5 p.)</w:t>
      </w:r>
    </w:p>
    <w:p w14:paraId="03A0D88D" w14:textId="404BEFA9" w:rsidR="00426DB9" w:rsidRDefault="00426DB9" w:rsidP="00C54F07">
      <w:pPr>
        <w:pStyle w:val="Paragraphedeliste"/>
        <w:numPr>
          <w:ilvl w:val="0"/>
          <w:numId w:val="23"/>
        </w:numPr>
      </w:pPr>
      <w:r>
        <w:t xml:space="preserve">Chapitre 4 : </w:t>
      </w:r>
      <w:r w:rsidR="003B3A92">
        <w:t>Critique historique</w:t>
      </w:r>
      <w:r w:rsidR="00C857A8">
        <w:t xml:space="preserve"> </w:t>
      </w:r>
      <w:r w:rsidR="00761E1D">
        <w:t>(2 p.),</w:t>
      </w:r>
    </w:p>
    <w:p w14:paraId="7B89B948" w14:textId="46B8ED54" w:rsidR="00426DB9" w:rsidRDefault="00426DB9" w:rsidP="00C54F07">
      <w:pPr>
        <w:pStyle w:val="Paragraphedeliste"/>
        <w:numPr>
          <w:ilvl w:val="0"/>
          <w:numId w:val="23"/>
        </w:numPr>
      </w:pPr>
      <w:r>
        <w:t>Conclusion</w:t>
      </w:r>
      <w:r w:rsidR="00EC0C37">
        <w:t xml:space="preserve"> individuelle (une conclusion par membre de l’équipe)</w:t>
      </w:r>
      <w:r w:rsidR="00427B07">
        <w:t xml:space="preserve"> (1</w:t>
      </w:r>
      <w:r w:rsidR="00EB0D06">
        <w:t xml:space="preserve"> </w:t>
      </w:r>
      <w:r w:rsidR="00427B07">
        <w:t>p.),</w:t>
      </w:r>
    </w:p>
    <w:p w14:paraId="246B5E7A" w14:textId="14F31234" w:rsidR="0098496E" w:rsidRDefault="0098496E" w:rsidP="00C54F07">
      <w:pPr>
        <w:pStyle w:val="Paragraphedeliste"/>
        <w:numPr>
          <w:ilvl w:val="0"/>
          <w:numId w:val="23"/>
        </w:numPr>
      </w:pPr>
      <w:r>
        <w:t>Liste de références</w:t>
      </w:r>
      <w:r w:rsidR="00427B07">
        <w:t xml:space="preserve"> (ne contenant que les sources utilisées dans le travail),</w:t>
      </w:r>
      <w:r>
        <w:t xml:space="preserve"> </w:t>
      </w:r>
    </w:p>
    <w:p w14:paraId="67C6C290" w14:textId="1EA6F006" w:rsidR="00EC0C37" w:rsidRPr="003A503A" w:rsidDel="00E2143F" w:rsidRDefault="00EC0C37" w:rsidP="00C54F07">
      <w:pPr>
        <w:pStyle w:val="Paragraphedeliste"/>
        <w:numPr>
          <w:ilvl w:val="0"/>
          <w:numId w:val="23"/>
        </w:numPr>
        <w:rPr>
          <w:del w:id="149" w:author="Perron, Maryse" w:date="2026-04-16T14:46:00Z" w16du:dateUtc="2026-04-16T18:46:00Z"/>
          <w:highlight w:val="yellow"/>
        </w:rPr>
      </w:pPr>
      <w:del w:id="150" w:author="Perron, Maryse" w:date="2026-04-16T14:46:00Z" w16du:dateUtc="2026-04-16T18:46:00Z">
        <w:r w:rsidRPr="003A503A" w:rsidDel="00E2143F">
          <w:rPr>
            <w:highlight w:val="yellow"/>
          </w:rPr>
          <w:delText>Annexe 1 : schéma d’entrevue (possibilité de le déposer sur TEAMS</w:delText>
        </w:r>
        <w:r w:rsidR="00427B07" w:rsidRPr="003A503A" w:rsidDel="00E2143F">
          <w:rPr>
            <w:highlight w:val="yellow"/>
          </w:rPr>
          <w:delText>),</w:delText>
        </w:r>
        <w:r w:rsidRPr="003A503A" w:rsidDel="00E2143F">
          <w:rPr>
            <w:highlight w:val="yellow"/>
          </w:rPr>
          <w:delText xml:space="preserve"> </w:delText>
        </w:r>
      </w:del>
    </w:p>
    <w:p w14:paraId="6DB34A03" w14:textId="78BE2462" w:rsidR="00EC0C37" w:rsidRPr="003A503A" w:rsidDel="00E2143F" w:rsidRDefault="000618F6" w:rsidP="00C54F07">
      <w:pPr>
        <w:pStyle w:val="Paragraphedeliste"/>
        <w:numPr>
          <w:ilvl w:val="0"/>
          <w:numId w:val="23"/>
        </w:numPr>
        <w:rPr>
          <w:del w:id="151" w:author="Perron, Maryse" w:date="2026-04-16T14:46:00Z" w16du:dateUtc="2026-04-16T18:46:00Z"/>
          <w:highlight w:val="yellow"/>
        </w:rPr>
      </w:pPr>
      <w:del w:id="152" w:author="Perron, Maryse" w:date="2026-04-16T14:46:00Z" w16du:dateUtc="2026-04-16T18:46:00Z">
        <w:r w:rsidRPr="003A503A" w:rsidDel="00E2143F">
          <w:rPr>
            <w:highlight w:val="yellow"/>
          </w:rPr>
          <w:delText xml:space="preserve">Annexe </w:delText>
        </w:r>
        <w:r w:rsidR="00054299" w:rsidRPr="003A503A" w:rsidDel="00E2143F">
          <w:rPr>
            <w:highlight w:val="yellow"/>
          </w:rPr>
          <w:delText>2</w:delText>
        </w:r>
        <w:r w:rsidRPr="003A503A" w:rsidDel="00E2143F">
          <w:rPr>
            <w:highlight w:val="yellow"/>
          </w:rPr>
          <w:delText> : vidéo de l’entrevue (à déposer sur TEAMS)</w:delText>
        </w:r>
        <w:r w:rsidR="00427B07" w:rsidRPr="003A503A" w:rsidDel="00E2143F">
          <w:rPr>
            <w:highlight w:val="yellow"/>
          </w:rPr>
          <w:delText>,</w:delText>
        </w:r>
      </w:del>
    </w:p>
    <w:p w14:paraId="226AD647" w14:textId="4F0CFBC0" w:rsidR="000618F6" w:rsidRPr="003A503A" w:rsidDel="00E2143F" w:rsidRDefault="000618F6" w:rsidP="00C54F07">
      <w:pPr>
        <w:pStyle w:val="Paragraphedeliste"/>
        <w:numPr>
          <w:ilvl w:val="0"/>
          <w:numId w:val="23"/>
        </w:numPr>
        <w:rPr>
          <w:del w:id="153" w:author="Perron, Maryse" w:date="2026-04-16T14:46:00Z" w16du:dateUtc="2026-04-16T18:46:00Z"/>
          <w:highlight w:val="yellow"/>
        </w:rPr>
      </w:pPr>
      <w:del w:id="154" w:author="Perron, Maryse" w:date="2026-04-16T14:46:00Z" w16du:dateUtc="2026-04-16T18:46:00Z">
        <w:r w:rsidRPr="003A503A" w:rsidDel="00E2143F">
          <w:rPr>
            <w:highlight w:val="yellow"/>
          </w:rPr>
          <w:delText xml:space="preserve">Annexe </w:delText>
        </w:r>
        <w:r w:rsidR="00054299" w:rsidRPr="003A503A" w:rsidDel="00E2143F">
          <w:rPr>
            <w:highlight w:val="yellow"/>
          </w:rPr>
          <w:delText>3</w:delText>
        </w:r>
        <w:r w:rsidRPr="003A503A" w:rsidDel="00E2143F">
          <w:rPr>
            <w:highlight w:val="yellow"/>
          </w:rPr>
          <w:delText> : lettre de consentement</w:delText>
        </w:r>
        <w:r w:rsidR="00427B07" w:rsidRPr="003A503A" w:rsidDel="00E2143F">
          <w:rPr>
            <w:highlight w:val="yellow"/>
          </w:rPr>
          <w:delText>.</w:delText>
        </w:r>
      </w:del>
    </w:p>
    <w:p w14:paraId="46142B63" w14:textId="580504E4" w:rsidR="0098496E" w:rsidRPr="004A7206" w:rsidRDefault="0098496E" w:rsidP="0098496E">
      <w:pPr>
        <w:rPr>
          <w:b/>
          <w:bCs/>
          <w:color w:val="37A76F" w:themeColor="accent3"/>
          <w:u w:val="single"/>
        </w:rPr>
      </w:pPr>
      <w:r w:rsidRPr="004A7206">
        <w:rPr>
          <w:b/>
          <w:bCs/>
          <w:color w:val="37A76F" w:themeColor="accent3"/>
          <w:u w:val="single"/>
        </w:rPr>
        <w:t>Sections du travail</w:t>
      </w:r>
      <w:r w:rsidR="00427B07" w:rsidRPr="004A7206">
        <w:rPr>
          <w:b/>
          <w:bCs/>
          <w:color w:val="37A76F" w:themeColor="accent3"/>
          <w:u w:val="single"/>
        </w:rPr>
        <w:t> :</w:t>
      </w:r>
    </w:p>
    <w:p w14:paraId="2BC6592C" w14:textId="0C7004D4" w:rsidR="00756458" w:rsidRPr="00860C1E" w:rsidRDefault="0098496E" w:rsidP="0098496E">
      <w:pPr>
        <w:rPr>
          <w:b/>
          <w:bCs/>
          <w:color w:val="63A537" w:themeColor="accent2"/>
        </w:rPr>
      </w:pPr>
      <w:r w:rsidRPr="00860C1E">
        <w:rPr>
          <w:b/>
          <w:bCs/>
          <w:color w:val="63A537" w:themeColor="accent2"/>
        </w:rPr>
        <w:t>Introduction</w:t>
      </w:r>
      <w:r w:rsidR="004A7206">
        <w:rPr>
          <w:b/>
          <w:bCs/>
          <w:color w:val="63A537" w:themeColor="accent2"/>
        </w:rPr>
        <w:t xml:space="preserve"> : </w:t>
      </w:r>
      <w:r w:rsidRPr="00860C1E">
        <w:rPr>
          <w:b/>
          <w:bCs/>
          <w:color w:val="63A537" w:themeColor="accent2"/>
        </w:rPr>
        <w:t xml:space="preserve">diviser </w:t>
      </w:r>
      <w:r w:rsidR="004A7206">
        <w:rPr>
          <w:b/>
          <w:bCs/>
          <w:color w:val="63A537" w:themeColor="accent2"/>
        </w:rPr>
        <w:t xml:space="preserve">en </w:t>
      </w:r>
      <w:r w:rsidR="00943FB9" w:rsidRPr="00860C1E">
        <w:rPr>
          <w:b/>
          <w:bCs/>
          <w:color w:val="63A537" w:themeColor="accent2"/>
        </w:rPr>
        <w:t>trois</w:t>
      </w:r>
      <w:r w:rsidRPr="00860C1E">
        <w:rPr>
          <w:b/>
          <w:bCs/>
          <w:color w:val="63A537" w:themeColor="accent2"/>
        </w:rPr>
        <w:t xml:space="preserve"> paragraphe</w:t>
      </w:r>
      <w:r w:rsidR="00943FB9" w:rsidRPr="00860C1E">
        <w:rPr>
          <w:b/>
          <w:bCs/>
          <w:color w:val="63A537" w:themeColor="accent2"/>
        </w:rPr>
        <w:t>s, un</w:t>
      </w:r>
      <w:r w:rsidRPr="00860C1E">
        <w:rPr>
          <w:b/>
          <w:bCs/>
          <w:color w:val="63A537" w:themeColor="accent2"/>
        </w:rPr>
        <w:t xml:space="preserve"> pour </w:t>
      </w:r>
      <w:r w:rsidR="00756458" w:rsidRPr="00860C1E">
        <w:rPr>
          <w:b/>
          <w:bCs/>
          <w:color w:val="63A537" w:themeColor="accent2"/>
        </w:rPr>
        <w:t>chaque section</w:t>
      </w:r>
      <w:r w:rsidR="003D7CAC">
        <w:rPr>
          <w:b/>
          <w:bCs/>
          <w:color w:val="63A537" w:themeColor="accent2"/>
        </w:rPr>
        <w:t xml:space="preserve"> (1 p.)</w:t>
      </w:r>
    </w:p>
    <w:p w14:paraId="58D0548C" w14:textId="77777777" w:rsidR="00340B4D" w:rsidRDefault="00756458" w:rsidP="00C54F07">
      <w:pPr>
        <w:pStyle w:val="Paragraphedeliste"/>
        <w:numPr>
          <w:ilvl w:val="0"/>
          <w:numId w:val="24"/>
        </w:numPr>
      </w:pPr>
      <w:r>
        <w:t>Sujet amené : introduire la thématique</w:t>
      </w:r>
      <w:r w:rsidR="00340B4D">
        <w:t xml:space="preserve">, utilisation d’une source comme référence, citation, etc. </w:t>
      </w:r>
    </w:p>
    <w:p w14:paraId="70E31069" w14:textId="2DCDFE8D" w:rsidR="009355C2" w:rsidRDefault="00340B4D" w:rsidP="00C54F07">
      <w:pPr>
        <w:pStyle w:val="Paragraphedeliste"/>
        <w:numPr>
          <w:ilvl w:val="0"/>
          <w:numId w:val="24"/>
        </w:numPr>
      </w:pPr>
      <w:r>
        <w:t xml:space="preserve">Sujet posé : </w:t>
      </w:r>
      <w:r w:rsidR="004A7206">
        <w:t>q</w:t>
      </w:r>
      <w:r w:rsidR="00943FB9">
        <w:t>uestion de recherche</w:t>
      </w:r>
    </w:p>
    <w:p w14:paraId="5532879C" w14:textId="14E276EC" w:rsidR="00943FB9" w:rsidRDefault="00943FB9" w:rsidP="00C54F07">
      <w:pPr>
        <w:pStyle w:val="Paragraphedeliste"/>
        <w:numPr>
          <w:ilvl w:val="0"/>
          <w:numId w:val="24"/>
        </w:numPr>
      </w:pPr>
      <w:r>
        <w:lastRenderedPageBreak/>
        <w:t xml:space="preserve">Sujet divisé : indiquer, sans faire une énumération, les aspects principaux abordés dans le travail. </w:t>
      </w:r>
    </w:p>
    <w:p w14:paraId="659AD853" w14:textId="77483749" w:rsidR="00860C1E" w:rsidRPr="003D7CAC" w:rsidRDefault="00860C1E" w:rsidP="0098496E">
      <w:pPr>
        <w:rPr>
          <w:b/>
          <w:bCs/>
          <w:color w:val="63A537" w:themeColor="accent2"/>
        </w:rPr>
      </w:pPr>
      <w:r w:rsidRPr="003D7CAC">
        <w:rPr>
          <w:b/>
          <w:bCs/>
          <w:color w:val="63A537" w:themeColor="accent2"/>
        </w:rPr>
        <w:t>Chapitre 1 </w:t>
      </w:r>
      <w:r w:rsidR="003D7CAC">
        <w:rPr>
          <w:b/>
          <w:bCs/>
          <w:color w:val="63A537" w:themeColor="accent2"/>
        </w:rPr>
        <w:t xml:space="preserve">(3 à 4 p.) </w:t>
      </w:r>
      <w:r w:rsidRPr="003D7CAC">
        <w:rPr>
          <w:b/>
          <w:bCs/>
          <w:color w:val="63A537" w:themeColor="accent2"/>
        </w:rPr>
        <w:t xml:space="preserve">: </w:t>
      </w:r>
    </w:p>
    <w:p w14:paraId="1B1DE6E6" w14:textId="145E67C7" w:rsidR="00860C1E" w:rsidRDefault="003D7CAC" w:rsidP="00C54F07">
      <w:pPr>
        <w:pStyle w:val="Paragraphedeliste"/>
        <w:numPr>
          <w:ilvl w:val="0"/>
          <w:numId w:val="25"/>
        </w:numPr>
      </w:pPr>
      <w:r>
        <w:t xml:space="preserve">Vous insérez le travail </w:t>
      </w:r>
      <w:r w:rsidR="005F0501">
        <w:t xml:space="preserve">de recherche </w:t>
      </w:r>
      <w:r>
        <w:t xml:space="preserve">historique que vous avez fait au préalable, corrigé et mis en contexte avec le reste du travail </w:t>
      </w:r>
    </w:p>
    <w:p w14:paraId="565E7AE1" w14:textId="70331EBA" w:rsidR="005F0501" w:rsidRDefault="005F0501" w:rsidP="005F0501">
      <w:pPr>
        <w:rPr>
          <w:b/>
          <w:bCs/>
          <w:color w:val="63A537" w:themeColor="accent2"/>
        </w:rPr>
      </w:pPr>
      <w:r w:rsidRPr="00096FE9">
        <w:rPr>
          <w:b/>
          <w:bCs/>
          <w:color w:val="63A537" w:themeColor="accent2"/>
        </w:rPr>
        <w:t>Chapitre</w:t>
      </w:r>
      <w:r w:rsidR="00F71483">
        <w:rPr>
          <w:b/>
          <w:bCs/>
          <w:color w:val="63A537" w:themeColor="accent2"/>
        </w:rPr>
        <w:t xml:space="preserve"> </w:t>
      </w:r>
      <w:r w:rsidR="003B3A92">
        <w:rPr>
          <w:b/>
          <w:bCs/>
          <w:color w:val="63A537" w:themeColor="accent2"/>
        </w:rPr>
        <w:t>2</w:t>
      </w:r>
      <w:r w:rsidR="00385ED9">
        <w:rPr>
          <w:b/>
          <w:bCs/>
          <w:color w:val="63A537" w:themeColor="accent2"/>
        </w:rPr>
        <w:t> : méthodologie</w:t>
      </w:r>
      <w:r w:rsidRPr="00096FE9">
        <w:rPr>
          <w:b/>
          <w:bCs/>
          <w:color w:val="63A537" w:themeColor="accent2"/>
        </w:rPr>
        <w:t xml:space="preserve"> (</w:t>
      </w:r>
      <w:r w:rsidR="00B87F16">
        <w:rPr>
          <w:b/>
          <w:bCs/>
          <w:color w:val="63A537" w:themeColor="accent2"/>
        </w:rPr>
        <w:t xml:space="preserve">1 à </w:t>
      </w:r>
      <w:r w:rsidRPr="00096FE9">
        <w:rPr>
          <w:b/>
          <w:bCs/>
          <w:color w:val="63A537" w:themeColor="accent2"/>
        </w:rPr>
        <w:t>1 ½ p.) :</w:t>
      </w:r>
    </w:p>
    <w:p w14:paraId="62097101" w14:textId="54ABD5FE" w:rsidR="00385ED9" w:rsidRDefault="00385ED9" w:rsidP="000F4C56">
      <w:pPr>
        <w:ind w:firstLine="720"/>
        <w:rPr>
          <w:b/>
          <w:bCs/>
          <w:color w:val="63A537" w:themeColor="accent2"/>
        </w:rPr>
      </w:pPr>
      <w:r>
        <w:rPr>
          <w:b/>
          <w:bCs/>
          <w:color w:val="63A537" w:themeColor="accent2"/>
        </w:rPr>
        <w:t xml:space="preserve">Présentation de la méthode utilisée : </w:t>
      </w:r>
    </w:p>
    <w:p w14:paraId="519C197C" w14:textId="279087BF" w:rsidR="00385ED9" w:rsidRDefault="00385ED9" w:rsidP="00C54F07">
      <w:pPr>
        <w:pStyle w:val="Paragraphedeliste"/>
        <w:numPr>
          <w:ilvl w:val="0"/>
          <w:numId w:val="25"/>
        </w:numPr>
        <w:jc w:val="both"/>
      </w:pPr>
      <w:r w:rsidRPr="00D630B2">
        <w:t xml:space="preserve">La méthode utilisée est la méthode historique. L’entrevue sert de tremplin à </w:t>
      </w:r>
      <w:r w:rsidR="00CB7E5C" w:rsidRPr="00D630B2">
        <w:t xml:space="preserve">une analyse de source primaire par </w:t>
      </w:r>
      <w:r w:rsidR="00D630B2">
        <w:t>l’analyse des données recueillies</w:t>
      </w:r>
      <w:r w:rsidR="00CB7E5C" w:rsidRPr="00D630B2">
        <w:t>. Vous d</w:t>
      </w:r>
      <w:r w:rsidR="008910A9" w:rsidRPr="00D630B2">
        <w:t>ev</w:t>
      </w:r>
      <w:r w:rsidR="00CB7E5C" w:rsidRPr="00D630B2">
        <w:t>ez expliquer en quoi ce travail</w:t>
      </w:r>
      <w:r w:rsidR="008910A9" w:rsidRPr="00D630B2">
        <w:t xml:space="preserve"> suit la méthode historique. </w:t>
      </w:r>
    </w:p>
    <w:p w14:paraId="6CC6E2D4" w14:textId="3EB43CEE" w:rsidR="0067023A" w:rsidRPr="00D630B2" w:rsidRDefault="0067023A" w:rsidP="00AD7661">
      <w:pPr>
        <w:jc w:val="both"/>
      </w:pPr>
      <w:r>
        <w:t>« </w:t>
      </w:r>
      <w:r w:rsidRPr="0067023A">
        <w:t>La </w:t>
      </w:r>
      <w:r w:rsidRPr="0067023A">
        <w:rPr>
          <w:i/>
          <w:iCs/>
        </w:rPr>
        <w:t>méthode historique </w:t>
      </w:r>
      <w:r w:rsidRPr="0067023A">
        <w:t>est la méthode employée pour constituer l’histoire ; elle sert à déterminer scientifiquement les faits historiques, puis à les grouper en un système scientifique</w:t>
      </w:r>
      <w:r>
        <w:t> » (</w:t>
      </w:r>
      <w:r w:rsidR="00AD7661" w:rsidRPr="00AD7661">
        <w:t>Seignobos, C. (2014). </w:t>
      </w:r>
      <w:r w:rsidR="00AD7661" w:rsidRPr="00AD7661">
        <w:rPr>
          <w:i/>
          <w:iCs/>
        </w:rPr>
        <w:t>La méthode historique appliquée aux sciences sociales</w:t>
      </w:r>
      <w:r w:rsidR="00AD7661" w:rsidRPr="00AD7661">
        <w:t> (1</w:t>
      </w:r>
      <w:r w:rsidR="00AD7661" w:rsidRPr="00AD7661">
        <w:noBreakHyphen/>
        <w:t>). ENS Éditions. https://doi.org/10.4000/books.enseditions.487</w:t>
      </w:r>
      <w:r w:rsidR="00AD7661">
        <w:t>).</w:t>
      </w:r>
    </w:p>
    <w:p w14:paraId="532FFBE7" w14:textId="4367DDB5" w:rsidR="00096FE9" w:rsidRPr="00096FE9" w:rsidRDefault="000F4C56" w:rsidP="000F4C56">
      <w:pPr>
        <w:tabs>
          <w:tab w:val="num" w:pos="993"/>
        </w:tabs>
        <w:rPr>
          <w:b/>
          <w:bCs/>
          <w:color w:val="63A537" w:themeColor="accent2"/>
        </w:rPr>
      </w:pPr>
      <w:r>
        <w:rPr>
          <w:b/>
          <w:bCs/>
          <w:color w:val="63A537" w:themeColor="accent2"/>
        </w:rPr>
        <w:tab/>
      </w:r>
      <w:r w:rsidR="005F0501" w:rsidRPr="00096FE9">
        <w:rPr>
          <w:b/>
          <w:bCs/>
          <w:color w:val="63A537" w:themeColor="accent2"/>
        </w:rPr>
        <w:t>Présentation</w:t>
      </w:r>
      <w:r w:rsidR="00C61CFF" w:rsidRPr="00096FE9">
        <w:rPr>
          <w:b/>
          <w:bCs/>
          <w:color w:val="63A537" w:themeColor="accent2"/>
        </w:rPr>
        <w:t xml:space="preserve"> </w:t>
      </w:r>
      <w:r w:rsidR="006D581F">
        <w:rPr>
          <w:b/>
          <w:bCs/>
          <w:color w:val="63A537" w:themeColor="accent2"/>
        </w:rPr>
        <w:t>du témoin de la période historique</w:t>
      </w:r>
    </w:p>
    <w:p w14:paraId="2C1D9AB0" w14:textId="40E3890B" w:rsidR="003E4A1F" w:rsidRDefault="003E4A1F" w:rsidP="003E4A1F">
      <w:pPr>
        <w:tabs>
          <w:tab w:val="num" w:pos="993"/>
        </w:tabs>
        <w:rPr>
          <w:rFonts w:cs="Arial"/>
          <w:b/>
          <w:bCs/>
          <w:szCs w:val="24"/>
          <w:lang w:val="fr-CA"/>
        </w:rPr>
      </w:pPr>
      <w:r w:rsidRPr="003E4A1F">
        <w:rPr>
          <w:rFonts w:cs="Arial"/>
          <w:b/>
          <w:bCs/>
          <w:szCs w:val="24"/>
          <w:lang w:val="fr-CA"/>
        </w:rPr>
        <w:t>Présentation objective et factuelle</w:t>
      </w:r>
      <w:r w:rsidR="00BA5151">
        <w:rPr>
          <w:rFonts w:cs="Arial"/>
          <w:b/>
          <w:bCs/>
          <w:szCs w:val="24"/>
          <w:lang w:val="fr-CA"/>
        </w:rPr>
        <w:t xml:space="preserve"> : </w:t>
      </w:r>
      <w:r w:rsidR="00BA5151" w:rsidRPr="00BA5151">
        <w:rPr>
          <w:rFonts w:cs="Arial"/>
          <w:b/>
          <w:bCs/>
          <w:szCs w:val="24"/>
          <w:highlight w:val="cyan"/>
          <w:lang w:val="fr-CA"/>
        </w:rPr>
        <w:t>capsules informatives</w:t>
      </w:r>
      <w:r w:rsidR="00BA5151">
        <w:rPr>
          <w:rFonts w:cs="Arial"/>
          <w:b/>
          <w:bCs/>
          <w:szCs w:val="24"/>
          <w:lang w:val="fr-CA"/>
        </w:rPr>
        <w:t xml:space="preserve"> </w:t>
      </w:r>
    </w:p>
    <w:p w14:paraId="46C4F4C5" w14:textId="41846781" w:rsidR="003F1026" w:rsidRPr="003E4A1F" w:rsidRDefault="00901253" w:rsidP="00C54F07">
      <w:pPr>
        <w:numPr>
          <w:ilvl w:val="0"/>
          <w:numId w:val="27"/>
        </w:numPr>
        <w:tabs>
          <w:tab w:val="num" w:pos="993"/>
        </w:tabs>
        <w:rPr>
          <w:rFonts w:cs="Arial"/>
        </w:rPr>
      </w:pPr>
      <w:r w:rsidRPr="340AB492">
        <w:rPr>
          <w:rFonts w:cs="Arial"/>
        </w:rPr>
        <w:t>Malgré le formulaire de consentement, il faut nommer la personne aînée avec anonyma</w:t>
      </w:r>
      <w:r w:rsidR="00A643E2" w:rsidRPr="340AB492">
        <w:rPr>
          <w:rFonts w:cs="Arial"/>
        </w:rPr>
        <w:t>t dans le rapport final.</w:t>
      </w:r>
      <w:r w:rsidR="000D11B6" w:rsidRPr="340AB492">
        <w:rPr>
          <w:rFonts w:cs="Arial"/>
        </w:rPr>
        <w:t xml:space="preserve"> Voici comment citer </w:t>
      </w:r>
      <w:r w:rsidR="00360321" w:rsidRPr="340AB492">
        <w:rPr>
          <w:rFonts w:cs="Arial"/>
        </w:rPr>
        <w:t xml:space="preserve">dans votre travail de recherche : </w:t>
      </w:r>
      <w:r w:rsidR="00A643E2" w:rsidRPr="340AB492">
        <w:rPr>
          <w:rFonts w:cs="Arial"/>
          <w:color w:val="729928" w:themeColor="accent1" w:themeShade="BF"/>
        </w:rPr>
        <w:t>Personne aînée (PA</w:t>
      </w:r>
      <w:proofErr w:type="gramStart"/>
      <w:r w:rsidR="00A643E2" w:rsidRPr="340AB492">
        <w:rPr>
          <w:rFonts w:cs="Arial"/>
        </w:rPr>
        <w:t>)</w:t>
      </w:r>
      <w:r w:rsidR="0088570B" w:rsidRPr="340AB492">
        <w:rPr>
          <w:rFonts w:cs="Arial"/>
        </w:rPr>
        <w:t>;</w:t>
      </w:r>
      <w:proofErr w:type="gramEnd"/>
      <w:r w:rsidR="00A643E2" w:rsidRPr="340AB492">
        <w:rPr>
          <w:rFonts w:cs="Arial"/>
        </w:rPr>
        <w:t xml:space="preserve"> ensuite vous pouvez toujours utiliser l’acronyme </w:t>
      </w:r>
      <w:r w:rsidR="00A643E2" w:rsidRPr="340AB492">
        <w:rPr>
          <w:rFonts w:cs="Arial"/>
          <w:color w:val="729928" w:themeColor="accent1" w:themeShade="BF"/>
        </w:rPr>
        <w:t xml:space="preserve">PA. </w:t>
      </w:r>
    </w:p>
    <w:p w14:paraId="06C42C9B" w14:textId="77777777" w:rsidR="003E4A1F" w:rsidRPr="003E4A1F" w:rsidRDefault="003E4A1F" w:rsidP="00C54F07">
      <w:pPr>
        <w:numPr>
          <w:ilvl w:val="0"/>
          <w:numId w:val="27"/>
        </w:numPr>
        <w:tabs>
          <w:tab w:val="num" w:pos="993"/>
        </w:tabs>
        <w:rPr>
          <w:rFonts w:cs="Arial"/>
          <w:szCs w:val="24"/>
          <w:lang w:val="fr-CA"/>
        </w:rPr>
      </w:pPr>
      <w:r w:rsidRPr="003E4A1F">
        <w:rPr>
          <w:rFonts w:cs="Arial"/>
          <w:szCs w:val="24"/>
          <w:lang w:val="fr-CA"/>
        </w:rPr>
        <w:t>Indiquez : âge, sexe, profession (actuelle ou passée), niveau de scolarité.</w:t>
      </w:r>
    </w:p>
    <w:p w14:paraId="2EEFE18B" w14:textId="77777777" w:rsidR="003E4A1F" w:rsidRPr="003E4A1F" w:rsidRDefault="003E4A1F" w:rsidP="00C54F07">
      <w:pPr>
        <w:numPr>
          <w:ilvl w:val="0"/>
          <w:numId w:val="27"/>
        </w:numPr>
        <w:tabs>
          <w:tab w:val="num" w:pos="993"/>
        </w:tabs>
        <w:rPr>
          <w:rFonts w:cs="Arial"/>
          <w:szCs w:val="24"/>
          <w:lang w:val="fr-CA"/>
        </w:rPr>
      </w:pPr>
      <w:r w:rsidRPr="003E4A1F">
        <w:rPr>
          <w:rFonts w:cs="Arial"/>
          <w:szCs w:val="24"/>
          <w:lang w:val="fr-CA"/>
        </w:rPr>
        <w:t>Expliquez les raisons précises du choix de cette personne en lien avec le thème étudié (ex. : témoin direct d’un événement, rôle dans une organisation, expérience vécue dans un contexte historique précis).</w:t>
      </w:r>
    </w:p>
    <w:p w14:paraId="28309A60" w14:textId="70E008CC" w:rsidR="00DF3F2E" w:rsidRPr="00DF3F2E" w:rsidRDefault="00DF3F2E" w:rsidP="00DF3F2E">
      <w:pPr>
        <w:tabs>
          <w:tab w:val="num" w:pos="993"/>
        </w:tabs>
        <w:rPr>
          <w:rFonts w:cs="Arial"/>
          <w:szCs w:val="24"/>
          <w:lang w:val="fr-CA"/>
        </w:rPr>
      </w:pPr>
      <w:r w:rsidRPr="00DF3F2E">
        <w:rPr>
          <w:rFonts w:cs="Arial"/>
          <w:b/>
          <w:bCs/>
          <w:szCs w:val="24"/>
          <w:lang w:val="fr-CA"/>
        </w:rPr>
        <w:t>Portrait de l’attitude lors de l’entrevue</w:t>
      </w:r>
      <w:r w:rsidR="00D27C48">
        <w:rPr>
          <w:rFonts w:cs="Arial"/>
          <w:b/>
          <w:bCs/>
          <w:szCs w:val="24"/>
          <w:lang w:val="fr-CA"/>
        </w:rPr>
        <w:t xml:space="preserve"> : </w:t>
      </w:r>
      <w:proofErr w:type="spellStart"/>
      <w:r w:rsidR="00D27C48" w:rsidRPr="00D27C48">
        <w:rPr>
          <w:rFonts w:cs="Arial"/>
          <w:b/>
          <w:bCs/>
          <w:szCs w:val="24"/>
          <w:highlight w:val="cyan"/>
          <w:lang w:val="fr-CA"/>
        </w:rPr>
        <w:t>pwp</w:t>
      </w:r>
      <w:proofErr w:type="spellEnd"/>
      <w:r w:rsidR="00D27C48" w:rsidRPr="00D27C48">
        <w:rPr>
          <w:rFonts w:cs="Arial"/>
          <w:b/>
          <w:bCs/>
          <w:szCs w:val="24"/>
          <w:highlight w:val="cyan"/>
          <w:lang w:val="fr-CA"/>
        </w:rPr>
        <w:t xml:space="preserve"> de cours</w:t>
      </w:r>
      <w:r w:rsidR="00D27C48">
        <w:rPr>
          <w:rFonts w:cs="Arial"/>
          <w:b/>
          <w:bCs/>
          <w:szCs w:val="24"/>
          <w:lang w:val="fr-CA"/>
        </w:rPr>
        <w:t xml:space="preserve"> </w:t>
      </w:r>
    </w:p>
    <w:p w14:paraId="6B9F11A4" w14:textId="77777777" w:rsidR="00DF3F2E" w:rsidRPr="00DF3F2E" w:rsidRDefault="00DF3F2E" w:rsidP="00C54F07">
      <w:pPr>
        <w:numPr>
          <w:ilvl w:val="0"/>
          <w:numId w:val="28"/>
        </w:numPr>
        <w:tabs>
          <w:tab w:val="num" w:pos="993"/>
        </w:tabs>
        <w:rPr>
          <w:rFonts w:cs="Arial"/>
          <w:szCs w:val="24"/>
          <w:lang w:val="fr-CA"/>
        </w:rPr>
      </w:pPr>
      <w:r w:rsidRPr="00DF3F2E">
        <w:rPr>
          <w:rFonts w:cs="Arial"/>
          <w:szCs w:val="24"/>
          <w:lang w:val="fr-CA"/>
        </w:rPr>
        <w:t>Décrivez de manière neutre et respectueuse les traits de personnalité observés : attitude ouverte, réservée, émotive, hésitante, sur la défensive, etc.</w:t>
      </w:r>
    </w:p>
    <w:p w14:paraId="5074A655" w14:textId="77777777" w:rsidR="00DF3F2E" w:rsidRPr="00DF3F2E" w:rsidRDefault="00DF3F2E" w:rsidP="00C54F07">
      <w:pPr>
        <w:numPr>
          <w:ilvl w:val="0"/>
          <w:numId w:val="28"/>
        </w:numPr>
        <w:tabs>
          <w:tab w:val="num" w:pos="993"/>
        </w:tabs>
        <w:rPr>
          <w:rFonts w:cs="Arial"/>
          <w:szCs w:val="24"/>
          <w:lang w:val="fr-CA"/>
        </w:rPr>
      </w:pPr>
      <w:r w:rsidRPr="00DF3F2E">
        <w:rPr>
          <w:rFonts w:cs="Arial"/>
          <w:szCs w:val="24"/>
          <w:lang w:val="fr-CA"/>
        </w:rPr>
        <w:t>Notez toute évolution de l’attitude au cours de l’entrevue, en indiquant à quel moment et dans quel contexte cette évolution est survenue.</w:t>
      </w:r>
    </w:p>
    <w:p w14:paraId="2758D8B5" w14:textId="77777777" w:rsidR="006453DE" w:rsidRPr="006453DE" w:rsidRDefault="006453DE" w:rsidP="006453DE">
      <w:pPr>
        <w:tabs>
          <w:tab w:val="num" w:pos="993"/>
        </w:tabs>
        <w:rPr>
          <w:rFonts w:cs="Arial"/>
          <w:b/>
          <w:bCs/>
          <w:szCs w:val="24"/>
          <w:lang w:val="fr-CA"/>
        </w:rPr>
      </w:pPr>
      <w:r w:rsidRPr="006453DE">
        <w:rPr>
          <w:rFonts w:cs="Arial"/>
          <w:b/>
          <w:bCs/>
          <w:szCs w:val="24"/>
          <w:lang w:val="fr-CA"/>
        </w:rPr>
        <w:t>Formuler avec neutralité</w:t>
      </w:r>
    </w:p>
    <w:p w14:paraId="167E6768" w14:textId="55DAC372" w:rsidR="006453DE" w:rsidRPr="006453DE" w:rsidRDefault="006453DE" w:rsidP="00C54F07">
      <w:pPr>
        <w:numPr>
          <w:ilvl w:val="0"/>
          <w:numId w:val="29"/>
        </w:numPr>
        <w:tabs>
          <w:tab w:val="num" w:pos="993"/>
        </w:tabs>
        <w:rPr>
          <w:rFonts w:cs="Arial"/>
          <w:szCs w:val="24"/>
          <w:lang w:val="fr-CA"/>
        </w:rPr>
      </w:pPr>
      <w:r w:rsidRPr="006453DE">
        <w:rPr>
          <w:rFonts w:cs="Arial"/>
          <w:szCs w:val="24"/>
          <w:lang w:val="fr-CA"/>
        </w:rPr>
        <w:t>Utilisez un style factuel : « L</w:t>
      </w:r>
      <w:r w:rsidR="00E6532E">
        <w:rPr>
          <w:rFonts w:cs="Arial"/>
          <w:szCs w:val="24"/>
          <w:lang w:val="fr-CA"/>
        </w:rPr>
        <w:t>a PA</w:t>
      </w:r>
      <w:r w:rsidRPr="006453DE">
        <w:rPr>
          <w:rFonts w:cs="Arial"/>
          <w:szCs w:val="24"/>
          <w:lang w:val="fr-CA"/>
        </w:rPr>
        <w:t xml:space="preserve"> a déclaré que… », « Selon ses souvenirs… », « </w:t>
      </w:r>
      <w:r w:rsidR="00E6532E">
        <w:rPr>
          <w:rFonts w:cs="Arial"/>
          <w:szCs w:val="24"/>
          <w:lang w:val="fr-CA"/>
        </w:rPr>
        <w:t>E</w:t>
      </w:r>
      <w:r w:rsidRPr="006453DE">
        <w:rPr>
          <w:rFonts w:cs="Arial"/>
          <w:szCs w:val="24"/>
          <w:lang w:val="fr-CA"/>
        </w:rPr>
        <w:t>lle se rappelle avoir… ».</w:t>
      </w:r>
    </w:p>
    <w:p w14:paraId="0A51B77C" w14:textId="77777777" w:rsidR="006453DE" w:rsidRPr="006453DE" w:rsidRDefault="006453DE" w:rsidP="00C54F07">
      <w:pPr>
        <w:numPr>
          <w:ilvl w:val="0"/>
          <w:numId w:val="29"/>
        </w:numPr>
        <w:tabs>
          <w:tab w:val="num" w:pos="993"/>
        </w:tabs>
        <w:rPr>
          <w:rFonts w:cs="Arial"/>
          <w:szCs w:val="24"/>
          <w:lang w:val="fr-CA"/>
        </w:rPr>
      </w:pPr>
      <w:r w:rsidRPr="006453DE">
        <w:rPr>
          <w:rFonts w:cs="Arial"/>
          <w:szCs w:val="24"/>
          <w:lang w:val="fr-CA"/>
        </w:rPr>
        <w:t>Évitez les adjectifs à connotation positive ou négative : préférez « réservé » à « froid », « enthousiaste » à « passionné ».</w:t>
      </w:r>
    </w:p>
    <w:p w14:paraId="7BF8B416" w14:textId="6D195EB9" w:rsidR="006453DE" w:rsidRPr="006453DE" w:rsidRDefault="006453DE" w:rsidP="00C54F07">
      <w:pPr>
        <w:numPr>
          <w:ilvl w:val="0"/>
          <w:numId w:val="29"/>
        </w:numPr>
        <w:tabs>
          <w:tab w:val="num" w:pos="993"/>
        </w:tabs>
        <w:rPr>
          <w:rFonts w:cs="Arial"/>
          <w:szCs w:val="24"/>
          <w:lang w:val="fr-CA"/>
        </w:rPr>
      </w:pPr>
      <w:r w:rsidRPr="006453DE">
        <w:rPr>
          <w:rFonts w:cs="Arial"/>
          <w:szCs w:val="24"/>
          <w:lang w:val="fr-CA"/>
        </w:rPr>
        <w:t>Présentez les émotions observées comme des faits : « L</w:t>
      </w:r>
      <w:r w:rsidR="00E6532E">
        <w:rPr>
          <w:rFonts w:cs="Arial"/>
          <w:szCs w:val="24"/>
          <w:lang w:val="fr-CA"/>
        </w:rPr>
        <w:t xml:space="preserve">a PA </w:t>
      </w:r>
      <w:r w:rsidRPr="006453DE">
        <w:rPr>
          <w:rFonts w:cs="Arial"/>
          <w:szCs w:val="24"/>
          <w:lang w:val="fr-CA"/>
        </w:rPr>
        <w:t>a souri en évoquant… », « Sa voix s’est brisée lorsqu’elle a parlé de… ».</w:t>
      </w:r>
    </w:p>
    <w:p w14:paraId="318894DC" w14:textId="3873E0F8" w:rsidR="00EF0911" w:rsidRPr="00592AC9" w:rsidRDefault="00EF0911" w:rsidP="00AA2FFB">
      <w:pPr>
        <w:tabs>
          <w:tab w:val="num" w:pos="993"/>
        </w:tabs>
        <w:rPr>
          <w:rFonts w:cs="Arial"/>
          <w:szCs w:val="24"/>
          <w:lang w:val="fr-CA"/>
        </w:rPr>
      </w:pPr>
    </w:p>
    <w:p w14:paraId="0ECE885C" w14:textId="68CA0AC9" w:rsidR="00573533" w:rsidRDefault="00573533" w:rsidP="00573533">
      <w:pPr>
        <w:tabs>
          <w:tab w:val="num" w:pos="993"/>
        </w:tabs>
        <w:jc w:val="both"/>
        <w:rPr>
          <w:rFonts w:cs="Arial"/>
          <w:b/>
          <w:bCs/>
          <w:color w:val="63A537" w:themeColor="accent2"/>
          <w:szCs w:val="24"/>
        </w:rPr>
      </w:pPr>
      <w:r w:rsidRPr="00D630B2">
        <w:rPr>
          <w:rFonts w:cs="Arial"/>
          <w:b/>
          <w:bCs/>
          <w:color w:val="63A537" w:themeColor="accent2"/>
          <w:szCs w:val="24"/>
        </w:rPr>
        <w:t>Chapitre 3</w:t>
      </w:r>
      <w:r w:rsidR="006453DE">
        <w:rPr>
          <w:rFonts w:cs="Arial"/>
          <w:b/>
          <w:bCs/>
          <w:color w:val="63A537" w:themeColor="accent2"/>
          <w:szCs w:val="24"/>
        </w:rPr>
        <w:t xml:space="preserve"> : </w:t>
      </w:r>
      <w:r w:rsidR="00F178E1">
        <w:rPr>
          <w:rFonts w:cs="Arial"/>
          <w:b/>
          <w:bCs/>
          <w:color w:val="63A537" w:themeColor="accent2"/>
          <w:szCs w:val="24"/>
        </w:rPr>
        <w:t>Lien</w:t>
      </w:r>
      <w:r w:rsidR="003B3A92">
        <w:rPr>
          <w:rFonts w:cs="Arial"/>
          <w:b/>
          <w:bCs/>
          <w:color w:val="63A537" w:themeColor="accent2"/>
          <w:szCs w:val="24"/>
        </w:rPr>
        <w:t>s</w:t>
      </w:r>
      <w:r w:rsidR="00F178E1">
        <w:rPr>
          <w:rFonts w:cs="Arial"/>
          <w:b/>
          <w:bCs/>
          <w:color w:val="63A537" w:themeColor="accent2"/>
          <w:szCs w:val="24"/>
        </w:rPr>
        <w:t xml:space="preserve"> entre le témoignag</w:t>
      </w:r>
      <w:r w:rsidR="00C94656">
        <w:rPr>
          <w:rFonts w:cs="Arial"/>
          <w:b/>
          <w:bCs/>
          <w:color w:val="63A537" w:themeColor="accent2"/>
          <w:szCs w:val="24"/>
        </w:rPr>
        <w:t xml:space="preserve">e </w:t>
      </w:r>
      <w:r w:rsidR="00F178E1">
        <w:rPr>
          <w:rFonts w:cs="Arial"/>
          <w:b/>
          <w:bCs/>
          <w:color w:val="63A537" w:themeColor="accent2"/>
          <w:szCs w:val="24"/>
        </w:rPr>
        <w:t>et le contexte hi</w:t>
      </w:r>
      <w:r w:rsidR="00B57D84">
        <w:rPr>
          <w:rFonts w:cs="Arial"/>
          <w:b/>
          <w:bCs/>
          <w:color w:val="63A537" w:themeColor="accent2"/>
          <w:szCs w:val="24"/>
        </w:rPr>
        <w:t>storique (3</w:t>
      </w:r>
      <w:r w:rsidR="00CE551E">
        <w:rPr>
          <w:rFonts w:cs="Arial"/>
          <w:b/>
          <w:bCs/>
          <w:color w:val="63A537" w:themeColor="accent2"/>
          <w:szCs w:val="24"/>
        </w:rPr>
        <w:t xml:space="preserve"> à 5 p.)</w:t>
      </w:r>
    </w:p>
    <w:p w14:paraId="519E653F" w14:textId="64180FB0" w:rsidR="006E7BBA" w:rsidRPr="005850A5" w:rsidRDefault="006E7BBA" w:rsidP="00573533">
      <w:pPr>
        <w:tabs>
          <w:tab w:val="num" w:pos="993"/>
        </w:tabs>
        <w:jc w:val="both"/>
        <w:rPr>
          <w:rFonts w:cs="Arial"/>
          <w:b/>
          <w:bCs/>
          <w:color w:val="63A537" w:themeColor="accent2"/>
          <w:szCs w:val="24"/>
        </w:rPr>
      </w:pPr>
      <w:r>
        <w:rPr>
          <w:rFonts w:cs="Arial"/>
          <w:szCs w:val="24"/>
        </w:rPr>
        <w:tab/>
        <w:t xml:space="preserve">L’entrevue d’un témoin de l’histoire est en soi une source primaire. Par l’analyse de cette dernière, vous êtes en mesure de faire ressortir la vision et les sentiments qui vous ont été témoignés. </w:t>
      </w:r>
    </w:p>
    <w:p w14:paraId="00E84CA4" w14:textId="77777777" w:rsidR="00477E65" w:rsidRPr="00477E65" w:rsidRDefault="00477E65" w:rsidP="00477E65">
      <w:pPr>
        <w:tabs>
          <w:tab w:val="num" w:pos="993"/>
        </w:tabs>
        <w:jc w:val="both"/>
        <w:rPr>
          <w:rFonts w:cs="Arial"/>
          <w:b/>
          <w:bCs/>
          <w:szCs w:val="24"/>
          <w:lang w:val="fr-CA"/>
        </w:rPr>
      </w:pPr>
      <w:r w:rsidRPr="00477E65">
        <w:rPr>
          <w:rFonts w:cs="Arial"/>
          <w:b/>
          <w:bCs/>
          <w:szCs w:val="24"/>
          <w:lang w:val="fr-CA"/>
        </w:rPr>
        <w:t>Insérer le contexte historique</w:t>
      </w:r>
    </w:p>
    <w:p w14:paraId="6AD0E6CC" w14:textId="77777777" w:rsidR="00477E65" w:rsidRPr="00477E65" w:rsidRDefault="00477E65" w:rsidP="00C54F07">
      <w:pPr>
        <w:numPr>
          <w:ilvl w:val="0"/>
          <w:numId w:val="30"/>
        </w:numPr>
        <w:tabs>
          <w:tab w:val="num" w:pos="993"/>
        </w:tabs>
        <w:jc w:val="both"/>
        <w:rPr>
          <w:rFonts w:cs="Arial"/>
          <w:szCs w:val="24"/>
          <w:lang w:val="fr-CA"/>
        </w:rPr>
      </w:pPr>
      <w:r w:rsidRPr="00477E65">
        <w:rPr>
          <w:rFonts w:cs="Arial"/>
          <w:szCs w:val="24"/>
          <w:lang w:val="fr-CA"/>
        </w:rPr>
        <w:t xml:space="preserve">Situez </w:t>
      </w:r>
      <w:r w:rsidRPr="00477E65">
        <w:rPr>
          <w:rFonts w:cs="Arial"/>
          <w:b/>
          <w:bCs/>
          <w:szCs w:val="24"/>
          <w:lang w:val="fr-CA"/>
        </w:rPr>
        <w:t>l’événement ou la période</w:t>
      </w:r>
      <w:r w:rsidRPr="00477E65">
        <w:rPr>
          <w:rFonts w:cs="Arial"/>
          <w:szCs w:val="24"/>
          <w:lang w:val="fr-CA"/>
        </w:rPr>
        <w:t xml:space="preserve"> : date(s), lieu(x), circonstances politiques, sociales, économiques, culturelles.</w:t>
      </w:r>
    </w:p>
    <w:p w14:paraId="6B331B4A" w14:textId="77777777" w:rsidR="00477E65" w:rsidRPr="00477E65" w:rsidRDefault="00477E65" w:rsidP="00C54F07">
      <w:pPr>
        <w:numPr>
          <w:ilvl w:val="0"/>
          <w:numId w:val="30"/>
        </w:numPr>
        <w:tabs>
          <w:tab w:val="num" w:pos="993"/>
        </w:tabs>
        <w:jc w:val="both"/>
        <w:rPr>
          <w:rFonts w:cs="Arial"/>
          <w:szCs w:val="24"/>
          <w:lang w:val="fr-CA"/>
        </w:rPr>
      </w:pPr>
      <w:r w:rsidRPr="00477E65">
        <w:rPr>
          <w:rFonts w:cs="Arial"/>
          <w:szCs w:val="24"/>
          <w:lang w:val="fr-CA"/>
        </w:rPr>
        <w:t xml:space="preserve">Utilisez </w:t>
      </w:r>
      <w:r w:rsidRPr="00477E65">
        <w:rPr>
          <w:rFonts w:cs="Arial"/>
          <w:b/>
          <w:bCs/>
          <w:szCs w:val="24"/>
          <w:lang w:val="fr-CA"/>
        </w:rPr>
        <w:t>des références à des faits établis</w:t>
      </w:r>
      <w:r w:rsidRPr="00477E65">
        <w:rPr>
          <w:rFonts w:cs="Arial"/>
          <w:szCs w:val="24"/>
          <w:lang w:val="fr-CA"/>
        </w:rPr>
        <w:t xml:space="preserve"> (lois, conflits, réformes, crises, etc.) pour ancrer le témoignage.</w:t>
      </w:r>
    </w:p>
    <w:p w14:paraId="22AAE2F1" w14:textId="77777777" w:rsidR="00477E65" w:rsidRPr="00477E65" w:rsidRDefault="00477E65" w:rsidP="00C54F07">
      <w:pPr>
        <w:numPr>
          <w:ilvl w:val="0"/>
          <w:numId w:val="30"/>
        </w:numPr>
        <w:tabs>
          <w:tab w:val="num" w:pos="993"/>
        </w:tabs>
        <w:jc w:val="both"/>
        <w:rPr>
          <w:rFonts w:cs="Arial"/>
          <w:szCs w:val="24"/>
          <w:lang w:val="fr-CA"/>
        </w:rPr>
      </w:pPr>
      <w:r w:rsidRPr="00477E65">
        <w:rPr>
          <w:rFonts w:cs="Arial"/>
          <w:szCs w:val="24"/>
          <w:lang w:val="fr-CA"/>
        </w:rPr>
        <w:t xml:space="preserve">Si nécessaire, précisez la situation dans </w:t>
      </w:r>
      <w:r w:rsidRPr="00477E65">
        <w:rPr>
          <w:rFonts w:cs="Arial"/>
          <w:b/>
          <w:bCs/>
          <w:szCs w:val="24"/>
          <w:lang w:val="fr-CA"/>
        </w:rPr>
        <w:t>l’histoire du Québec</w:t>
      </w:r>
      <w:r w:rsidRPr="00477E65">
        <w:rPr>
          <w:rFonts w:cs="Arial"/>
          <w:szCs w:val="24"/>
          <w:lang w:val="fr-CA"/>
        </w:rPr>
        <w:t xml:space="preserve"> (ex. : Révolution tranquille, crise d’Octobre, référendum, industrialisation, immigration, etc.).</w:t>
      </w:r>
    </w:p>
    <w:p w14:paraId="10D0F12D" w14:textId="77777777" w:rsidR="00477E65" w:rsidRPr="00477E65" w:rsidRDefault="00000000" w:rsidP="00477E65">
      <w:pPr>
        <w:tabs>
          <w:tab w:val="num" w:pos="993"/>
        </w:tabs>
        <w:jc w:val="both"/>
        <w:rPr>
          <w:rFonts w:cs="Arial"/>
          <w:szCs w:val="24"/>
          <w:lang w:val="fr-CA"/>
        </w:rPr>
      </w:pPr>
      <w:r>
        <w:rPr>
          <w:rFonts w:cs="Arial"/>
          <w:szCs w:val="24"/>
          <w:lang w:val="fr-CA"/>
        </w:rPr>
        <w:pict w14:anchorId="27A3AEDA">
          <v:rect id="_x0000_i1025" style="width:0;height:1.5pt" o:hralign="center" o:hrstd="t" o:hr="t" fillcolor="#a0a0a0" stroked="f"/>
        </w:pict>
      </w:r>
    </w:p>
    <w:p w14:paraId="3AC0F29C" w14:textId="2F38303D" w:rsidR="00477E65" w:rsidRPr="00477E65" w:rsidRDefault="00477E65" w:rsidP="00477E65">
      <w:pPr>
        <w:tabs>
          <w:tab w:val="num" w:pos="993"/>
        </w:tabs>
        <w:jc w:val="both"/>
        <w:rPr>
          <w:rFonts w:cs="Arial"/>
          <w:b/>
          <w:bCs/>
          <w:szCs w:val="24"/>
          <w:lang w:val="fr-CA"/>
        </w:rPr>
      </w:pPr>
      <w:r w:rsidRPr="00477E65">
        <w:rPr>
          <w:rFonts w:cs="Arial"/>
          <w:b/>
          <w:bCs/>
          <w:szCs w:val="24"/>
          <w:lang w:val="fr-CA"/>
        </w:rPr>
        <w:t>4. Présenter et analyser les sources</w:t>
      </w:r>
    </w:p>
    <w:p w14:paraId="17282B68" w14:textId="499BF50B" w:rsidR="00477E65" w:rsidRPr="00477E65" w:rsidRDefault="00477E65" w:rsidP="00C54F07">
      <w:pPr>
        <w:numPr>
          <w:ilvl w:val="0"/>
          <w:numId w:val="31"/>
        </w:numPr>
        <w:tabs>
          <w:tab w:val="num" w:pos="993"/>
        </w:tabs>
        <w:jc w:val="both"/>
        <w:rPr>
          <w:rFonts w:cs="Arial"/>
          <w:szCs w:val="24"/>
          <w:lang w:val="fr-CA"/>
        </w:rPr>
      </w:pPr>
      <w:r w:rsidRPr="00477E65">
        <w:rPr>
          <w:rFonts w:cs="Arial"/>
          <w:szCs w:val="24"/>
          <w:lang w:val="fr-CA"/>
        </w:rPr>
        <w:t>Indiquez si l</w:t>
      </w:r>
      <w:r w:rsidR="00E6532E">
        <w:rPr>
          <w:rFonts w:cs="Arial"/>
          <w:szCs w:val="24"/>
          <w:lang w:val="fr-CA"/>
        </w:rPr>
        <w:t>a PA</w:t>
      </w:r>
      <w:r w:rsidRPr="00477E65">
        <w:rPr>
          <w:rFonts w:cs="Arial"/>
          <w:szCs w:val="24"/>
          <w:lang w:val="fr-CA"/>
        </w:rPr>
        <w:t xml:space="preserve"> possède </w:t>
      </w:r>
      <w:r w:rsidRPr="00477E65">
        <w:rPr>
          <w:rFonts w:cs="Arial"/>
          <w:b/>
          <w:bCs/>
          <w:szCs w:val="24"/>
          <w:lang w:val="fr-CA"/>
        </w:rPr>
        <w:t>des documents matériels</w:t>
      </w:r>
      <w:r w:rsidRPr="00477E65">
        <w:rPr>
          <w:rFonts w:cs="Arial"/>
          <w:szCs w:val="24"/>
          <w:lang w:val="fr-CA"/>
        </w:rPr>
        <w:t xml:space="preserve"> (photos, lettres, coupures de presse, journaux, objets).</w:t>
      </w:r>
    </w:p>
    <w:p w14:paraId="7B15FB5C" w14:textId="77777777" w:rsidR="00477E65" w:rsidRPr="00477E65" w:rsidRDefault="00477E65" w:rsidP="00C54F07">
      <w:pPr>
        <w:numPr>
          <w:ilvl w:val="0"/>
          <w:numId w:val="31"/>
        </w:numPr>
        <w:tabs>
          <w:tab w:val="num" w:pos="993"/>
        </w:tabs>
        <w:jc w:val="both"/>
        <w:rPr>
          <w:rFonts w:cs="Arial"/>
          <w:szCs w:val="24"/>
          <w:lang w:val="fr-CA"/>
        </w:rPr>
      </w:pPr>
      <w:r w:rsidRPr="00477E65">
        <w:rPr>
          <w:rFonts w:cs="Arial"/>
          <w:szCs w:val="24"/>
          <w:lang w:val="fr-CA"/>
        </w:rPr>
        <w:t xml:space="preserve">Mentionnez les </w:t>
      </w:r>
      <w:r w:rsidRPr="00477E65">
        <w:rPr>
          <w:rFonts w:cs="Arial"/>
          <w:b/>
          <w:bCs/>
          <w:szCs w:val="24"/>
          <w:lang w:val="fr-CA"/>
        </w:rPr>
        <w:t>sources complémentaires</w:t>
      </w:r>
      <w:r w:rsidRPr="00477E65">
        <w:rPr>
          <w:rFonts w:cs="Arial"/>
          <w:szCs w:val="24"/>
          <w:lang w:val="fr-CA"/>
        </w:rPr>
        <w:t xml:space="preserve"> consultées pour vérifier ou enrichir le témoignage.</w:t>
      </w:r>
    </w:p>
    <w:p w14:paraId="1558FCAC" w14:textId="77777777" w:rsidR="00477E65" w:rsidRDefault="00477E65" w:rsidP="00C54F07">
      <w:pPr>
        <w:numPr>
          <w:ilvl w:val="0"/>
          <w:numId w:val="31"/>
        </w:numPr>
        <w:tabs>
          <w:tab w:val="num" w:pos="993"/>
        </w:tabs>
        <w:jc w:val="both"/>
        <w:rPr>
          <w:rFonts w:cs="Arial"/>
          <w:szCs w:val="24"/>
          <w:lang w:val="fr-CA"/>
        </w:rPr>
      </w:pPr>
      <w:r w:rsidRPr="00477E65">
        <w:rPr>
          <w:rFonts w:cs="Arial"/>
          <w:szCs w:val="24"/>
          <w:lang w:val="fr-CA"/>
        </w:rPr>
        <w:t>Si un élément du récit n’est pas confirmé par d’autres sources, précisez-le en gardant un ton neutre.</w:t>
      </w:r>
    </w:p>
    <w:p w14:paraId="50FB5F46" w14:textId="77777777" w:rsidR="00E6532E" w:rsidRDefault="00907902" w:rsidP="00907902">
      <w:pPr>
        <w:tabs>
          <w:tab w:val="num" w:pos="993"/>
        </w:tabs>
        <w:ind w:left="360"/>
        <w:jc w:val="both"/>
        <w:rPr>
          <w:rFonts w:cs="Arial"/>
          <w:szCs w:val="24"/>
          <w:lang w:val="fr-CA"/>
        </w:rPr>
      </w:pPr>
      <w:r w:rsidRPr="00907902">
        <w:rPr>
          <w:rFonts w:cs="Arial"/>
          <w:b/>
          <w:bCs/>
          <w:szCs w:val="24"/>
          <w:lang w:val="fr-CA"/>
        </w:rPr>
        <w:t>Les citations</w:t>
      </w:r>
      <w:r>
        <w:rPr>
          <w:rFonts w:cs="Arial"/>
          <w:szCs w:val="24"/>
          <w:lang w:val="fr-CA"/>
        </w:rPr>
        <w:t xml:space="preserve"> : afin de comparer les propos de la PA et </w:t>
      </w:r>
      <w:r w:rsidR="00C004E2">
        <w:rPr>
          <w:rFonts w:cs="Arial"/>
          <w:szCs w:val="24"/>
          <w:lang w:val="fr-CA"/>
        </w:rPr>
        <w:t xml:space="preserve">vos recherches, appuyez votre argumentaire à l’aide de citations tirées de l’entrevue. Pour chaque comparaison, </w:t>
      </w:r>
      <w:r w:rsidR="006F7FE3">
        <w:rPr>
          <w:rFonts w:cs="Arial"/>
          <w:szCs w:val="24"/>
          <w:lang w:val="fr-CA"/>
        </w:rPr>
        <w:t>insérez</w:t>
      </w:r>
      <w:r w:rsidR="00C004E2">
        <w:rPr>
          <w:rFonts w:cs="Arial"/>
          <w:szCs w:val="24"/>
          <w:lang w:val="fr-CA"/>
        </w:rPr>
        <w:t xml:space="preserve"> une citation. </w:t>
      </w:r>
    </w:p>
    <w:p w14:paraId="0C117098" w14:textId="248C10B3" w:rsidR="00907902" w:rsidRPr="00477E65" w:rsidRDefault="00E6532E" w:rsidP="00907902">
      <w:pPr>
        <w:tabs>
          <w:tab w:val="num" w:pos="993"/>
        </w:tabs>
        <w:ind w:left="360"/>
        <w:jc w:val="both"/>
        <w:rPr>
          <w:rFonts w:cs="Arial"/>
          <w:szCs w:val="24"/>
          <w:lang w:val="fr-CA"/>
        </w:rPr>
      </w:pPr>
      <w:r w:rsidRPr="00385353">
        <w:rPr>
          <w:rFonts w:ascii="Segoe UI Symbol" w:hAnsi="Segoe UI Symbol" w:cs="Segoe UI Symbol"/>
          <w:color w:val="auto"/>
        </w:rPr>
        <w:t>⚠</w:t>
      </w:r>
      <w:r w:rsidRPr="00385353">
        <w:rPr>
          <w:color w:val="auto"/>
        </w:rPr>
        <w:t>️</w:t>
      </w:r>
      <w:r>
        <w:rPr>
          <w:color w:val="auto"/>
        </w:rPr>
        <w:t xml:space="preserve"> </w:t>
      </w:r>
      <w:r w:rsidR="00C004E2" w:rsidRPr="00E6532E">
        <w:rPr>
          <w:rFonts w:cs="Arial"/>
          <w:color w:val="FF0000"/>
          <w:szCs w:val="24"/>
          <w:lang w:val="fr-CA"/>
        </w:rPr>
        <w:t xml:space="preserve">ATTENTION : essayez de </w:t>
      </w:r>
      <w:r w:rsidR="00D47F28" w:rsidRPr="00E6532E">
        <w:rPr>
          <w:rFonts w:cs="Arial"/>
          <w:color w:val="FF0000"/>
          <w:szCs w:val="24"/>
          <w:lang w:val="fr-CA"/>
        </w:rPr>
        <w:t>choisir des extraits qui ne sont pas trop long</w:t>
      </w:r>
      <w:r w:rsidR="006F7FE3" w:rsidRPr="00E6532E">
        <w:rPr>
          <w:rFonts w:cs="Arial"/>
          <w:color w:val="FF0000"/>
          <w:szCs w:val="24"/>
          <w:lang w:val="fr-CA"/>
        </w:rPr>
        <w:t xml:space="preserve"> </w:t>
      </w:r>
      <w:r w:rsidR="00D47F28" w:rsidRPr="00E6532E">
        <w:rPr>
          <w:rFonts w:cs="Arial"/>
          <w:color w:val="FF0000"/>
          <w:szCs w:val="24"/>
          <w:lang w:val="fr-CA"/>
        </w:rPr>
        <w:t xml:space="preserve">soit moins de 40 mots. </w:t>
      </w:r>
    </w:p>
    <w:p w14:paraId="60429572" w14:textId="5438B66C" w:rsidR="00477E65" w:rsidRPr="00477E65" w:rsidRDefault="00D51700" w:rsidP="00477E65">
      <w:pPr>
        <w:tabs>
          <w:tab w:val="num" w:pos="993"/>
        </w:tabs>
        <w:jc w:val="both"/>
        <w:rPr>
          <w:rFonts w:cs="Arial"/>
          <w:szCs w:val="24"/>
          <w:lang w:val="fr-CA"/>
        </w:rPr>
      </w:pPr>
      <w:r>
        <w:rPr>
          <w:rFonts w:cs="Arial"/>
          <w:noProof/>
          <w:szCs w:val="24"/>
        </w:rPr>
        <w:drawing>
          <wp:anchor distT="0" distB="0" distL="114300" distR="114300" simplePos="0" relativeHeight="251658240" behindDoc="0" locked="0" layoutInCell="1" allowOverlap="1" wp14:anchorId="4E3AEDF1" wp14:editId="19800BEC">
            <wp:simplePos x="0" y="0"/>
            <wp:positionH relativeFrom="column">
              <wp:posOffset>67952</wp:posOffset>
            </wp:positionH>
            <wp:positionV relativeFrom="paragraph">
              <wp:posOffset>123910</wp:posOffset>
            </wp:positionV>
            <wp:extent cx="621010" cy="621010"/>
            <wp:effectExtent l="0" t="0" r="0" b="8255"/>
            <wp:wrapNone/>
            <wp:docPr id="293601088" name="Graphique 1" descr="Lightbulb and gear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01088" name="Graphique 293601088" descr="Lightbulb and gear avec un remplissage uni"/>
                    <pic:cNvPicPr/>
                  </pic:nvPicPr>
                  <pic:blipFill>
                    <a:blip r:embed="rId17">
                      <a:extLst>
                        <a:ext uri="{96DAC541-7B7A-43D3-8B79-37D633B846F1}">
                          <asvg:svgBlip xmlns:asvg="http://schemas.microsoft.com/office/drawing/2016/SVG/main" r:embed="rId18"/>
                        </a:ext>
                      </a:extLst>
                    </a:blip>
                    <a:stretch>
                      <a:fillRect/>
                    </a:stretch>
                  </pic:blipFill>
                  <pic:spPr>
                    <a:xfrm>
                      <a:off x="0" y="0"/>
                      <a:ext cx="621010" cy="621010"/>
                    </a:xfrm>
                    <a:prstGeom prst="rect">
                      <a:avLst/>
                    </a:prstGeom>
                  </pic:spPr>
                </pic:pic>
              </a:graphicData>
            </a:graphic>
            <wp14:sizeRelH relativeFrom="margin">
              <wp14:pctWidth>0</wp14:pctWidth>
            </wp14:sizeRelH>
            <wp14:sizeRelV relativeFrom="margin">
              <wp14:pctHeight>0</wp14:pctHeight>
            </wp14:sizeRelV>
          </wp:anchor>
        </w:drawing>
      </w:r>
      <w:r w:rsidR="00000000">
        <w:rPr>
          <w:rFonts w:cs="Arial"/>
          <w:szCs w:val="24"/>
          <w:lang w:val="fr-CA"/>
        </w:rPr>
        <w:pict w14:anchorId="4D779DA9">
          <v:rect id="_x0000_i1026" style="width:0;height:1.5pt" o:hralign="center" o:hrstd="t" o:hr="t" fillcolor="#a0a0a0" stroked="f"/>
        </w:pict>
      </w:r>
    </w:p>
    <w:p w14:paraId="3921D093" w14:textId="1DD3E68B" w:rsidR="00D51700" w:rsidRPr="00746612" w:rsidRDefault="00746612" w:rsidP="00D51700">
      <w:pPr>
        <w:pStyle w:val="Paragraphedeliste"/>
        <w:ind w:left="1440"/>
        <w:rPr>
          <w:rFonts w:cs="Arial"/>
          <w:b/>
          <w:bCs/>
          <w:color w:val="63A537" w:themeColor="accent2"/>
          <w:szCs w:val="24"/>
        </w:rPr>
      </w:pPr>
      <w:r w:rsidRPr="00746612">
        <w:rPr>
          <w:rFonts w:cs="Arial"/>
          <w:b/>
          <w:bCs/>
          <w:color w:val="63A537" w:themeColor="accent2"/>
          <w:szCs w:val="24"/>
        </w:rPr>
        <w:t xml:space="preserve">Aide-mémoire ! </w:t>
      </w:r>
    </w:p>
    <w:p w14:paraId="27217F3D" w14:textId="77777777" w:rsidR="00D51700" w:rsidRDefault="00D51700" w:rsidP="00D51700">
      <w:pPr>
        <w:pStyle w:val="Paragraphedeliste"/>
        <w:ind w:left="1440"/>
        <w:rPr>
          <w:rFonts w:cs="Arial"/>
          <w:szCs w:val="24"/>
        </w:rPr>
      </w:pPr>
    </w:p>
    <w:p w14:paraId="6C825CE7" w14:textId="763E6F17" w:rsidR="00F91A69" w:rsidRPr="006E7BBA" w:rsidRDefault="00F91A69" w:rsidP="00C54F07">
      <w:pPr>
        <w:pStyle w:val="Paragraphedeliste"/>
        <w:numPr>
          <w:ilvl w:val="0"/>
          <w:numId w:val="33"/>
        </w:numPr>
        <w:rPr>
          <w:rFonts w:cs="Arial"/>
          <w:szCs w:val="24"/>
        </w:rPr>
      </w:pPr>
      <w:r w:rsidRPr="006E7BBA">
        <w:rPr>
          <w:rFonts w:cs="Arial"/>
          <w:szCs w:val="24"/>
        </w:rPr>
        <w:t xml:space="preserve">Faites ressortir les éléments principaux de vos entrevues qui vous ont permis de répondre à votre hypothèse/objectif de recherche. Indiquer les indicateurs, les dimensions, les redondances, les liens entre les informations fournies par vos sources. </w:t>
      </w:r>
    </w:p>
    <w:p w14:paraId="60330D6A" w14:textId="2E35C467" w:rsidR="00F91A69" w:rsidRPr="00F91A69" w:rsidRDefault="00F91A69" w:rsidP="00C54F07">
      <w:pPr>
        <w:pStyle w:val="Paragraphedeliste"/>
        <w:numPr>
          <w:ilvl w:val="1"/>
          <w:numId w:val="26"/>
        </w:numPr>
        <w:rPr>
          <w:rFonts w:cs="Arial"/>
          <w:szCs w:val="24"/>
        </w:rPr>
      </w:pPr>
      <w:r w:rsidRPr="00F91A69">
        <w:rPr>
          <w:rFonts w:cs="Arial"/>
          <w:szCs w:val="24"/>
        </w:rPr>
        <w:t>Vous pouvez mettre des citations des entretiens entre guillemets.</w:t>
      </w:r>
    </w:p>
    <w:p w14:paraId="21969352" w14:textId="38B88531" w:rsidR="00F91A69" w:rsidRPr="00F91A69" w:rsidRDefault="00F91A69" w:rsidP="00C54F07">
      <w:pPr>
        <w:pStyle w:val="Paragraphedeliste"/>
        <w:numPr>
          <w:ilvl w:val="1"/>
          <w:numId w:val="26"/>
        </w:numPr>
        <w:rPr>
          <w:rFonts w:cs="Arial"/>
          <w:szCs w:val="24"/>
        </w:rPr>
      </w:pPr>
      <w:r w:rsidRPr="00F91A69">
        <w:rPr>
          <w:rFonts w:cs="Arial"/>
          <w:szCs w:val="24"/>
        </w:rPr>
        <w:t>Analysez seulement les données en lien avec l’objectif de recherche. (Donc, ne pas parler de TOUS vos résultats).</w:t>
      </w:r>
    </w:p>
    <w:p w14:paraId="289E7546" w14:textId="1FA60F5B" w:rsidR="00F91A69" w:rsidRPr="00F91A69" w:rsidRDefault="00F91A69" w:rsidP="00C54F07">
      <w:pPr>
        <w:pStyle w:val="Paragraphedeliste"/>
        <w:numPr>
          <w:ilvl w:val="1"/>
          <w:numId w:val="26"/>
        </w:numPr>
        <w:rPr>
          <w:rFonts w:cs="Arial"/>
          <w:b/>
          <w:szCs w:val="24"/>
        </w:rPr>
      </w:pPr>
      <w:r w:rsidRPr="00F91A69">
        <w:rPr>
          <w:rFonts w:cs="Arial"/>
          <w:szCs w:val="24"/>
        </w:rPr>
        <w:t>Il faut parler des résultats (</w:t>
      </w:r>
      <w:r w:rsidR="00CA60D5">
        <w:rPr>
          <w:rFonts w:cs="Arial"/>
          <w:szCs w:val="24"/>
        </w:rPr>
        <w:t xml:space="preserve">ne </w:t>
      </w:r>
      <w:r w:rsidRPr="00F91A69">
        <w:rPr>
          <w:rFonts w:cs="Arial"/>
          <w:szCs w:val="24"/>
        </w:rPr>
        <w:t xml:space="preserve">pas les interpréter). </w:t>
      </w:r>
      <w:r w:rsidRPr="00F91A69">
        <w:rPr>
          <w:rFonts w:cs="Arial"/>
          <w:b/>
          <w:szCs w:val="24"/>
        </w:rPr>
        <w:t>Vous ne devez pas émettre votre opinion.</w:t>
      </w:r>
    </w:p>
    <w:p w14:paraId="6205D904" w14:textId="55A3FE73" w:rsidR="00F91A69" w:rsidRPr="00F91A69" w:rsidRDefault="00F91A69" w:rsidP="00C54F07">
      <w:pPr>
        <w:pStyle w:val="Paragraphedeliste"/>
        <w:numPr>
          <w:ilvl w:val="1"/>
          <w:numId w:val="26"/>
        </w:numPr>
        <w:jc w:val="both"/>
        <w:rPr>
          <w:rFonts w:cs="Arial"/>
          <w:b/>
          <w:szCs w:val="24"/>
        </w:rPr>
      </w:pPr>
      <w:r w:rsidRPr="00F91A69">
        <w:rPr>
          <w:rFonts w:cs="Arial"/>
          <w:szCs w:val="24"/>
        </w:rPr>
        <w:lastRenderedPageBreak/>
        <w:t>Ne mettez pas les questions, mais résumez les éléments essentiels et pertinents.</w:t>
      </w:r>
    </w:p>
    <w:p w14:paraId="0B5C8C04" w14:textId="15635F73" w:rsidR="00457FBB" w:rsidRPr="00573533" w:rsidRDefault="00457FBB" w:rsidP="00573533">
      <w:pPr>
        <w:tabs>
          <w:tab w:val="num" w:pos="993"/>
        </w:tabs>
        <w:jc w:val="both"/>
        <w:rPr>
          <w:rFonts w:cs="Arial"/>
          <w:szCs w:val="24"/>
        </w:rPr>
      </w:pPr>
    </w:p>
    <w:p w14:paraId="58665686" w14:textId="3CCB5D09" w:rsidR="00691504" w:rsidRPr="00CE551E" w:rsidRDefault="00F91A69" w:rsidP="00691504">
      <w:pPr>
        <w:rPr>
          <w:rFonts w:cs="Arial"/>
          <w:b/>
          <w:color w:val="63A537" w:themeColor="accent2"/>
          <w:szCs w:val="24"/>
        </w:rPr>
      </w:pPr>
      <w:r w:rsidRPr="00CE551E">
        <w:rPr>
          <w:rFonts w:cs="Arial"/>
          <w:b/>
          <w:color w:val="63A537" w:themeColor="accent2"/>
          <w:szCs w:val="24"/>
        </w:rPr>
        <w:t>Chapitre 4 :</w:t>
      </w:r>
      <w:r w:rsidR="00ED18F0" w:rsidRPr="00CE551E">
        <w:rPr>
          <w:rFonts w:cs="Arial"/>
          <w:b/>
          <w:color w:val="63A537" w:themeColor="accent2"/>
          <w:szCs w:val="24"/>
        </w:rPr>
        <w:t xml:space="preserve"> </w:t>
      </w:r>
      <w:r w:rsidR="00477E65" w:rsidRPr="00CE551E">
        <w:rPr>
          <w:rFonts w:cs="Arial"/>
          <w:b/>
          <w:color w:val="63A537" w:themeColor="accent2"/>
          <w:szCs w:val="24"/>
        </w:rPr>
        <w:t>Critique historique</w:t>
      </w:r>
      <w:r w:rsidR="00B57D84" w:rsidRPr="00CE551E">
        <w:rPr>
          <w:rFonts w:cs="Arial"/>
          <w:b/>
          <w:color w:val="63A537" w:themeColor="accent2"/>
          <w:szCs w:val="24"/>
        </w:rPr>
        <w:t xml:space="preserve"> (</w:t>
      </w:r>
      <w:r w:rsidR="003B3A92" w:rsidRPr="00CE551E">
        <w:rPr>
          <w:rFonts w:cs="Arial"/>
          <w:b/>
          <w:color w:val="63A537" w:themeColor="accent2"/>
          <w:szCs w:val="24"/>
        </w:rPr>
        <w:t>2-3</w:t>
      </w:r>
      <w:r w:rsidR="00B57D84" w:rsidRPr="00CE551E">
        <w:rPr>
          <w:rFonts w:cs="Arial"/>
          <w:b/>
          <w:color w:val="63A537" w:themeColor="accent2"/>
          <w:szCs w:val="24"/>
        </w:rPr>
        <w:t xml:space="preserve"> p.)</w:t>
      </w:r>
    </w:p>
    <w:p w14:paraId="387E2B38" w14:textId="43D3A08E" w:rsidR="006E7BBA" w:rsidRPr="009A55A7" w:rsidRDefault="006E7BBA" w:rsidP="006E7BBA">
      <w:pPr>
        <w:ind w:firstLine="720"/>
        <w:jc w:val="both"/>
        <w:rPr>
          <w:rFonts w:cs="Arial"/>
          <w:bCs/>
          <w:szCs w:val="24"/>
        </w:rPr>
      </w:pPr>
      <w:r w:rsidRPr="009A55A7">
        <w:rPr>
          <w:rFonts w:cs="Arial"/>
          <w:bCs/>
          <w:szCs w:val="24"/>
        </w:rPr>
        <w:t>Par l’analyse de votre entrevue, vous avez mis</w:t>
      </w:r>
      <w:r>
        <w:rPr>
          <w:rFonts w:cs="Arial"/>
          <w:bCs/>
          <w:szCs w:val="24"/>
        </w:rPr>
        <w:t xml:space="preserve"> en lumière</w:t>
      </w:r>
      <w:r w:rsidRPr="009A55A7">
        <w:rPr>
          <w:rFonts w:cs="Arial"/>
          <w:bCs/>
          <w:szCs w:val="24"/>
        </w:rPr>
        <w:t xml:space="preserve"> l’expérience de vie d’une personne qui a vécu </w:t>
      </w:r>
      <w:r w:rsidR="00697294">
        <w:rPr>
          <w:rFonts w:cs="Arial"/>
          <w:bCs/>
          <w:szCs w:val="24"/>
        </w:rPr>
        <w:t>un moment marquant de l’histoire du Québec.</w:t>
      </w:r>
      <w:r w:rsidRPr="009A55A7">
        <w:rPr>
          <w:rFonts w:cs="Arial"/>
          <w:bCs/>
          <w:szCs w:val="24"/>
        </w:rPr>
        <w:t xml:space="preserve"> Par son interprétation de l’histoire, cette personne </w:t>
      </w:r>
      <w:r w:rsidR="00697294">
        <w:rPr>
          <w:rFonts w:cs="Arial"/>
          <w:bCs/>
          <w:szCs w:val="24"/>
        </w:rPr>
        <w:t xml:space="preserve">a </w:t>
      </w:r>
      <w:r w:rsidRPr="009A55A7">
        <w:rPr>
          <w:rFonts w:cs="Arial"/>
          <w:bCs/>
          <w:szCs w:val="24"/>
        </w:rPr>
        <w:t>perm</w:t>
      </w:r>
      <w:r w:rsidR="00697294">
        <w:rPr>
          <w:rFonts w:cs="Arial"/>
          <w:bCs/>
          <w:szCs w:val="24"/>
        </w:rPr>
        <w:t>is</w:t>
      </w:r>
      <w:r w:rsidRPr="009A55A7">
        <w:rPr>
          <w:rFonts w:cs="Arial"/>
          <w:bCs/>
          <w:szCs w:val="24"/>
        </w:rPr>
        <w:t xml:space="preserve"> d’en faire émerger une autre facette. </w:t>
      </w:r>
    </w:p>
    <w:p w14:paraId="25869E93" w14:textId="30682A08" w:rsidR="006E7BBA" w:rsidRDefault="006E7BBA" w:rsidP="006E7BBA">
      <w:pPr>
        <w:ind w:firstLine="720"/>
        <w:jc w:val="both"/>
        <w:rPr>
          <w:rFonts w:cs="Arial"/>
          <w:b/>
          <w:color w:val="63A537" w:themeColor="accent2"/>
          <w:szCs w:val="24"/>
        </w:rPr>
      </w:pPr>
      <w:r w:rsidRPr="009A55A7">
        <w:rPr>
          <w:rFonts w:cs="Arial"/>
          <w:bCs/>
          <w:szCs w:val="24"/>
        </w:rPr>
        <w:t xml:space="preserve">Cette dernière section sert à </w:t>
      </w:r>
      <w:r w:rsidRPr="009A55A7">
        <w:rPr>
          <w:rFonts w:cs="Arial"/>
          <w:b/>
          <w:szCs w:val="24"/>
        </w:rPr>
        <w:t>présenter et à comparer</w:t>
      </w:r>
      <w:r w:rsidRPr="009A55A7">
        <w:rPr>
          <w:rFonts w:cs="Arial"/>
          <w:bCs/>
          <w:szCs w:val="24"/>
        </w:rPr>
        <w:t xml:space="preserve"> l’analyse historique préalable</w:t>
      </w:r>
      <w:r>
        <w:rPr>
          <w:rFonts w:cs="Arial"/>
          <w:bCs/>
          <w:szCs w:val="24"/>
        </w:rPr>
        <w:t xml:space="preserve"> et </w:t>
      </w:r>
      <w:r w:rsidRPr="00BC16EF">
        <w:rPr>
          <w:rFonts w:cs="Arial"/>
          <w:bCs/>
          <w:color w:val="63A537" w:themeColor="accent2"/>
          <w:szCs w:val="24"/>
        </w:rPr>
        <w:t xml:space="preserve">une source primaire </w:t>
      </w:r>
      <w:r>
        <w:rPr>
          <w:rFonts w:cs="Arial"/>
          <w:bCs/>
          <w:szCs w:val="24"/>
        </w:rPr>
        <w:t>a</w:t>
      </w:r>
      <w:r w:rsidRPr="009A55A7">
        <w:rPr>
          <w:rFonts w:cs="Arial"/>
          <w:bCs/>
          <w:szCs w:val="24"/>
        </w:rPr>
        <w:t xml:space="preserve">vec les souvenirs de la personne interviewée. </w:t>
      </w:r>
      <w:r>
        <w:rPr>
          <w:rFonts w:cs="Arial"/>
          <w:bCs/>
          <w:szCs w:val="24"/>
        </w:rPr>
        <w:t>Pour ce faire</w:t>
      </w:r>
      <w:r w:rsidRPr="00750ED1">
        <w:rPr>
          <w:rFonts w:cs="Arial"/>
          <w:bCs/>
          <w:color w:val="63A537" w:themeColor="accent2"/>
          <w:szCs w:val="24"/>
        </w:rPr>
        <w:t xml:space="preserve">, </w:t>
      </w:r>
      <w:r w:rsidRPr="00750ED1">
        <w:rPr>
          <w:rFonts w:cs="Arial"/>
          <w:b/>
          <w:color w:val="63A537" w:themeColor="accent2"/>
          <w:szCs w:val="24"/>
        </w:rPr>
        <w:t xml:space="preserve">vous devez questionnez et comparer les dires de la personne aînée avec </w:t>
      </w:r>
      <w:r w:rsidRPr="003B3A92">
        <w:rPr>
          <w:rFonts w:cs="Arial"/>
          <w:b/>
          <w:color w:val="63A537" w:themeColor="accent2"/>
          <w:szCs w:val="24"/>
          <w:u w:val="single"/>
        </w:rPr>
        <w:t xml:space="preserve">une source primaire de l’époque </w:t>
      </w:r>
      <w:r w:rsidRPr="00750ED1">
        <w:rPr>
          <w:rFonts w:cs="Arial"/>
          <w:b/>
          <w:color w:val="63A537" w:themeColor="accent2"/>
          <w:szCs w:val="24"/>
        </w:rPr>
        <w:t xml:space="preserve">qui confirme ou infirme ses propos : </w:t>
      </w:r>
    </w:p>
    <w:p w14:paraId="7F827CA8" w14:textId="45D1B666" w:rsidR="006F7FE3" w:rsidRDefault="003D59C9" w:rsidP="006F7FE3">
      <w:pPr>
        <w:jc w:val="both"/>
      </w:pPr>
      <w:r>
        <w:rPr>
          <w:rFonts w:cs="Arial"/>
          <w:b/>
          <w:color w:val="63A537" w:themeColor="accent2"/>
          <w:szCs w:val="24"/>
        </w:rPr>
        <w:t xml:space="preserve">Les </w:t>
      </w:r>
      <w:r w:rsidR="006F7FE3">
        <w:rPr>
          <w:rFonts w:cs="Arial"/>
          <w:b/>
          <w:color w:val="63A537" w:themeColor="accent2"/>
          <w:szCs w:val="24"/>
        </w:rPr>
        <w:t>source</w:t>
      </w:r>
      <w:r>
        <w:rPr>
          <w:rFonts w:cs="Arial"/>
          <w:b/>
          <w:color w:val="63A537" w:themeColor="accent2"/>
          <w:szCs w:val="24"/>
        </w:rPr>
        <w:t>s</w:t>
      </w:r>
      <w:r w:rsidR="006F7FE3">
        <w:rPr>
          <w:rFonts w:cs="Arial"/>
          <w:b/>
          <w:color w:val="63A537" w:themeColor="accent2"/>
          <w:szCs w:val="24"/>
        </w:rPr>
        <w:t xml:space="preserve"> primaire</w:t>
      </w:r>
      <w:r>
        <w:rPr>
          <w:rFonts w:cs="Arial"/>
          <w:b/>
          <w:color w:val="63A537" w:themeColor="accent2"/>
          <w:szCs w:val="24"/>
        </w:rPr>
        <w:t>s</w:t>
      </w:r>
      <w:r w:rsidR="006F7FE3">
        <w:rPr>
          <w:rFonts w:cs="Arial"/>
          <w:b/>
          <w:color w:val="63A537" w:themeColor="accent2"/>
          <w:szCs w:val="24"/>
        </w:rPr>
        <w:t> </w:t>
      </w:r>
      <w:r w:rsidR="000206B4">
        <w:rPr>
          <w:rFonts w:cs="Arial"/>
          <w:b/>
          <w:color w:val="63A537" w:themeColor="accent2"/>
          <w:szCs w:val="24"/>
        </w:rPr>
        <w:t xml:space="preserve">en histoire </w:t>
      </w:r>
      <w:r w:rsidR="006F7FE3">
        <w:rPr>
          <w:rFonts w:cs="Arial"/>
          <w:b/>
          <w:color w:val="63A537" w:themeColor="accent2"/>
          <w:szCs w:val="24"/>
        </w:rPr>
        <w:t xml:space="preserve">: </w:t>
      </w:r>
      <w:r w:rsidR="000206B4" w:rsidRPr="000206B4">
        <w:t>« </w:t>
      </w:r>
      <w:r w:rsidR="003F319E">
        <w:t>(…) sont souvent écrites (lettres, journaux intimes, affiches, traités politique</w:t>
      </w:r>
      <w:r w:rsidR="009B21F9">
        <w:t>s, etc.)</w:t>
      </w:r>
      <w:r w:rsidR="00800D3D">
        <w:t>, mais aussi</w:t>
      </w:r>
      <w:r w:rsidR="009F6813">
        <w:t xml:space="preserve"> matérielles (pièces de monnaie, </w:t>
      </w:r>
      <w:r w:rsidR="0072086D">
        <w:t>sculptures</w:t>
      </w:r>
      <w:r w:rsidR="009F6813">
        <w:t>, vaisselle</w:t>
      </w:r>
      <w:r w:rsidR="0072086D">
        <w:t xml:space="preserve"> </w:t>
      </w:r>
      <w:r w:rsidR="009F6813">
        <w:t>ou vêtements), audiovisuelles (une entrevue télévisée ou un film</w:t>
      </w:r>
      <w:r w:rsidR="0028785A">
        <w:t xml:space="preserve">, par </w:t>
      </w:r>
      <w:r w:rsidR="0072086D">
        <w:t>exemple</w:t>
      </w:r>
      <w:r w:rsidR="0028785A">
        <w:t xml:space="preserve">) ou même, pour l’histoire récente, </w:t>
      </w:r>
      <w:r w:rsidR="0072086D">
        <w:t>informatiques</w:t>
      </w:r>
      <w:r w:rsidR="0028785A">
        <w:t xml:space="preserve"> (comme les données statistiques</w:t>
      </w:r>
      <w:r w:rsidR="0072086D">
        <w:t xml:space="preserve">). » (Gauthier, Breault-Duncan, Langlois et Déry. </w:t>
      </w:r>
      <w:r>
        <w:t>2023, p.1).</w:t>
      </w:r>
    </w:p>
    <w:p w14:paraId="7DCE271B" w14:textId="771CF12D" w:rsidR="003D59C9" w:rsidRPr="00CE551E" w:rsidRDefault="003D59C9" w:rsidP="003D59C9">
      <w:pPr>
        <w:rPr>
          <w:rFonts w:cs="Arial"/>
          <w:b/>
          <w:color w:val="63A537" w:themeColor="accent2"/>
          <w:szCs w:val="24"/>
        </w:rPr>
      </w:pPr>
      <w:r w:rsidRPr="00CE551E">
        <w:rPr>
          <w:rFonts w:cs="Arial"/>
          <w:b/>
          <w:color w:val="63A537" w:themeColor="accent2"/>
          <w:szCs w:val="24"/>
        </w:rPr>
        <w:t>Contextualiser la source :</w:t>
      </w:r>
      <w:r w:rsidRPr="00CE551E">
        <w:rPr>
          <w:rFonts w:cs="Arial"/>
          <w:b/>
          <w:color w:val="63A537" w:themeColor="accent2"/>
          <w:szCs w:val="24"/>
        </w:rPr>
        <w:tab/>
      </w:r>
    </w:p>
    <w:p w14:paraId="0E00A1D3" w14:textId="5EAE37DE" w:rsidR="003D59C9" w:rsidRPr="003D59C9" w:rsidRDefault="00AC0F45" w:rsidP="00C54F07">
      <w:pPr>
        <w:pStyle w:val="Paragraphedeliste"/>
        <w:numPr>
          <w:ilvl w:val="0"/>
          <w:numId w:val="33"/>
        </w:numPr>
      </w:pPr>
      <w:r>
        <w:t>Lorsque la source est trouvée, il faut la contextualiser</w:t>
      </w:r>
      <w:r w:rsidR="00CE551E">
        <w:t> : le but, le ou les personnes autrices, la date, etc.</w:t>
      </w:r>
    </w:p>
    <w:p w14:paraId="229AEC1A" w14:textId="1C312C8B" w:rsidR="00477E65" w:rsidRPr="00477E65" w:rsidRDefault="00477E65" w:rsidP="00477E65">
      <w:pPr>
        <w:tabs>
          <w:tab w:val="num" w:pos="993"/>
        </w:tabs>
        <w:jc w:val="both"/>
        <w:rPr>
          <w:rFonts w:cs="Arial"/>
          <w:b/>
          <w:bCs/>
          <w:szCs w:val="24"/>
          <w:lang w:val="fr-CA"/>
        </w:rPr>
      </w:pPr>
      <w:r w:rsidRPr="00477E65">
        <w:rPr>
          <w:rFonts w:cs="Arial"/>
          <w:b/>
          <w:bCs/>
          <w:szCs w:val="24"/>
          <w:lang w:val="fr-CA"/>
        </w:rPr>
        <w:t>Faire la critique historique</w:t>
      </w:r>
    </w:p>
    <w:p w14:paraId="2C606AA7" w14:textId="77777777" w:rsidR="00477E65" w:rsidRPr="00477E65" w:rsidRDefault="00477E65" w:rsidP="00C54F07">
      <w:pPr>
        <w:numPr>
          <w:ilvl w:val="0"/>
          <w:numId w:val="32"/>
        </w:numPr>
        <w:tabs>
          <w:tab w:val="num" w:pos="993"/>
        </w:tabs>
        <w:jc w:val="both"/>
        <w:rPr>
          <w:rFonts w:cs="Arial"/>
          <w:szCs w:val="24"/>
          <w:lang w:val="fr-CA"/>
        </w:rPr>
      </w:pPr>
      <w:r w:rsidRPr="00477E65">
        <w:rPr>
          <w:rFonts w:cs="Arial"/>
          <w:szCs w:val="24"/>
          <w:lang w:val="fr-CA"/>
        </w:rPr>
        <w:t xml:space="preserve">Distinguez les </w:t>
      </w:r>
      <w:r w:rsidRPr="00477E65">
        <w:rPr>
          <w:rFonts w:cs="Arial"/>
          <w:b/>
          <w:bCs/>
          <w:szCs w:val="24"/>
          <w:lang w:val="fr-CA"/>
        </w:rPr>
        <w:t>faits vécus directement</w:t>
      </w:r>
      <w:r w:rsidRPr="00477E65">
        <w:rPr>
          <w:rFonts w:cs="Arial"/>
          <w:szCs w:val="24"/>
          <w:lang w:val="fr-CA"/>
        </w:rPr>
        <w:t xml:space="preserve"> des éléments rapportés par ouï-dire.</w:t>
      </w:r>
    </w:p>
    <w:p w14:paraId="09E84DE8" w14:textId="77777777" w:rsidR="00477E65" w:rsidRPr="00477E65" w:rsidRDefault="00477E65" w:rsidP="00C54F07">
      <w:pPr>
        <w:numPr>
          <w:ilvl w:val="0"/>
          <w:numId w:val="32"/>
        </w:numPr>
        <w:tabs>
          <w:tab w:val="num" w:pos="993"/>
        </w:tabs>
        <w:jc w:val="both"/>
        <w:rPr>
          <w:rFonts w:cs="Arial"/>
          <w:szCs w:val="24"/>
          <w:lang w:val="fr-CA"/>
        </w:rPr>
      </w:pPr>
      <w:r w:rsidRPr="00477E65">
        <w:rPr>
          <w:rFonts w:cs="Arial"/>
          <w:szCs w:val="24"/>
          <w:lang w:val="fr-CA"/>
        </w:rPr>
        <w:t xml:space="preserve">Signalez les </w:t>
      </w:r>
      <w:r w:rsidRPr="00477E65">
        <w:rPr>
          <w:rFonts w:cs="Arial"/>
          <w:b/>
          <w:bCs/>
          <w:szCs w:val="24"/>
          <w:lang w:val="fr-CA"/>
        </w:rPr>
        <w:t>biais possibles</w:t>
      </w:r>
      <w:r w:rsidRPr="00477E65">
        <w:rPr>
          <w:rFonts w:cs="Arial"/>
          <w:szCs w:val="24"/>
          <w:lang w:val="fr-CA"/>
        </w:rPr>
        <w:t xml:space="preserve"> : mémoire sélective, influence d’événements ultérieurs, interprétation personnelle.</w:t>
      </w:r>
    </w:p>
    <w:p w14:paraId="30016A77" w14:textId="77777777" w:rsidR="00477E65" w:rsidRDefault="00477E65" w:rsidP="00C54F07">
      <w:pPr>
        <w:numPr>
          <w:ilvl w:val="0"/>
          <w:numId w:val="32"/>
        </w:numPr>
        <w:tabs>
          <w:tab w:val="num" w:pos="993"/>
        </w:tabs>
        <w:jc w:val="both"/>
        <w:rPr>
          <w:rFonts w:cs="Arial"/>
          <w:szCs w:val="24"/>
          <w:lang w:val="fr-CA"/>
        </w:rPr>
      </w:pPr>
      <w:r w:rsidRPr="00477E65">
        <w:rPr>
          <w:rFonts w:cs="Arial"/>
          <w:szCs w:val="24"/>
          <w:lang w:val="fr-CA"/>
        </w:rPr>
        <w:t xml:space="preserve">Soulignez ce que le témoignage </w:t>
      </w:r>
      <w:r w:rsidRPr="00477E65">
        <w:rPr>
          <w:rFonts w:cs="Arial"/>
          <w:b/>
          <w:bCs/>
          <w:szCs w:val="24"/>
          <w:lang w:val="fr-CA"/>
        </w:rPr>
        <w:t>apporte de nouveau ou d’original</w:t>
      </w:r>
      <w:r w:rsidRPr="00477E65">
        <w:rPr>
          <w:rFonts w:cs="Arial"/>
          <w:szCs w:val="24"/>
          <w:lang w:val="fr-CA"/>
        </w:rPr>
        <w:t>.</w:t>
      </w:r>
    </w:p>
    <w:p w14:paraId="78B9405D" w14:textId="77777777" w:rsidR="003B3A92" w:rsidRDefault="003B3A92" w:rsidP="003B3A92">
      <w:pPr>
        <w:tabs>
          <w:tab w:val="num" w:pos="993"/>
        </w:tabs>
        <w:jc w:val="both"/>
        <w:rPr>
          <w:rFonts w:cs="Arial"/>
          <w:szCs w:val="24"/>
          <w:lang w:val="fr-CA"/>
        </w:rPr>
      </w:pPr>
    </w:p>
    <w:p w14:paraId="73BFED2B" w14:textId="1A15619C" w:rsidR="00F66DF5" w:rsidRPr="00962232" w:rsidRDefault="00F66DF5" w:rsidP="00F66DF5">
      <w:pPr>
        <w:jc w:val="both"/>
        <w:rPr>
          <w:rFonts w:ascii="Arial" w:hAnsi="Arial" w:cs="Arial"/>
          <w:b/>
          <w:bCs/>
          <w:color w:val="63A537" w:themeColor="accent2"/>
          <w:sz w:val="22"/>
        </w:rPr>
      </w:pPr>
      <w:r w:rsidRPr="00962232">
        <w:rPr>
          <w:rFonts w:ascii="Arial" w:hAnsi="Arial" w:cs="Arial"/>
          <w:b/>
          <w:bCs/>
          <w:color w:val="63A537" w:themeColor="accent2"/>
          <w:sz w:val="22"/>
        </w:rPr>
        <w:t>Conclusion indiv</w:t>
      </w:r>
      <w:r w:rsidR="00962232" w:rsidRPr="00962232">
        <w:rPr>
          <w:rFonts w:ascii="Arial" w:hAnsi="Arial" w:cs="Arial"/>
          <w:b/>
          <w:bCs/>
          <w:color w:val="63A537" w:themeColor="accent2"/>
          <w:sz w:val="22"/>
        </w:rPr>
        <w:t>iduelle (</w:t>
      </w:r>
      <w:r w:rsidR="003B3A92">
        <w:rPr>
          <w:rFonts w:ascii="Arial" w:hAnsi="Arial" w:cs="Arial"/>
          <w:b/>
          <w:bCs/>
          <w:color w:val="63A537" w:themeColor="accent2"/>
          <w:sz w:val="22"/>
        </w:rPr>
        <w:t>1/3 à 1</w:t>
      </w:r>
      <w:r w:rsidR="00962232" w:rsidRPr="00962232">
        <w:rPr>
          <w:rFonts w:ascii="Arial" w:hAnsi="Arial" w:cs="Arial"/>
          <w:b/>
          <w:bCs/>
          <w:color w:val="63A537" w:themeColor="accent2"/>
          <w:sz w:val="22"/>
        </w:rPr>
        <w:t xml:space="preserve"> p. par personne) :</w:t>
      </w:r>
    </w:p>
    <w:p w14:paraId="36909F8A" w14:textId="73B8597F" w:rsidR="00962232" w:rsidRPr="00A15FE1" w:rsidRDefault="00962232" w:rsidP="00C54F07">
      <w:pPr>
        <w:pStyle w:val="Paragraphedeliste"/>
        <w:numPr>
          <w:ilvl w:val="0"/>
          <w:numId w:val="25"/>
        </w:numPr>
        <w:jc w:val="both"/>
        <w:rPr>
          <w:rFonts w:cs="Arial"/>
          <w:bCs/>
          <w:color w:val="63A537" w:themeColor="accent2"/>
          <w:szCs w:val="24"/>
        </w:rPr>
      </w:pPr>
      <w:r w:rsidRPr="00A15FE1">
        <w:rPr>
          <w:rFonts w:ascii="Arial" w:hAnsi="Arial" w:cs="Arial"/>
          <w:szCs w:val="24"/>
        </w:rPr>
        <w:t xml:space="preserve">Section 1 : revenir sur les </w:t>
      </w:r>
      <w:r w:rsidR="007D0879" w:rsidRPr="00A15FE1">
        <w:rPr>
          <w:rFonts w:ascii="Arial" w:hAnsi="Arial" w:cs="Arial"/>
          <w:szCs w:val="24"/>
        </w:rPr>
        <w:t>points clés</w:t>
      </w:r>
      <w:r w:rsidR="00700DB4" w:rsidRPr="00A15FE1">
        <w:rPr>
          <w:rFonts w:ascii="Arial" w:hAnsi="Arial" w:cs="Arial"/>
          <w:szCs w:val="24"/>
        </w:rPr>
        <w:t xml:space="preserve"> de l’entrevue, l’importance de ce processus pour la pérennité des connaissances historiques du Québec contemporain.</w:t>
      </w:r>
    </w:p>
    <w:p w14:paraId="1DBBEC38" w14:textId="11077182" w:rsidR="005F0501" w:rsidRDefault="00942ACE" w:rsidP="00C54F07">
      <w:pPr>
        <w:pStyle w:val="Paragraphedeliste"/>
        <w:numPr>
          <w:ilvl w:val="2"/>
          <w:numId w:val="25"/>
        </w:numPr>
        <w:jc w:val="both"/>
      </w:pPr>
      <w:r w:rsidRPr="00142AEF">
        <w:rPr>
          <w:rFonts w:ascii="Arial" w:hAnsi="Arial" w:cs="Arial"/>
          <w:szCs w:val="24"/>
        </w:rPr>
        <w:t>Sectio</w:t>
      </w:r>
      <w:r w:rsidR="008334F6" w:rsidRPr="00142AEF">
        <w:rPr>
          <w:rFonts w:ascii="Arial" w:hAnsi="Arial" w:cs="Arial"/>
          <w:szCs w:val="24"/>
        </w:rPr>
        <w:t>n 2</w:t>
      </w:r>
      <w:r w:rsidRPr="00142AEF">
        <w:rPr>
          <w:rFonts w:ascii="Arial" w:hAnsi="Arial" w:cs="Arial"/>
          <w:szCs w:val="24"/>
        </w:rPr>
        <w:t xml:space="preserve"> : ouverture sur </w:t>
      </w:r>
      <w:r w:rsidR="00860C7E" w:rsidRPr="00142AEF">
        <w:rPr>
          <w:rFonts w:ascii="Arial" w:hAnsi="Arial" w:cs="Arial"/>
          <w:szCs w:val="24"/>
        </w:rPr>
        <w:t>les nouvelles connaissances et</w:t>
      </w:r>
      <w:r w:rsidR="00634226" w:rsidRPr="00142AEF">
        <w:rPr>
          <w:rFonts w:ascii="Arial" w:hAnsi="Arial" w:cs="Arial"/>
          <w:szCs w:val="24"/>
        </w:rPr>
        <w:t> l</w:t>
      </w:r>
      <w:r w:rsidR="00BD6438" w:rsidRPr="00142AEF">
        <w:rPr>
          <w:rFonts w:ascii="Arial" w:hAnsi="Arial" w:cs="Arial"/>
          <w:szCs w:val="24"/>
        </w:rPr>
        <w:t xml:space="preserve">es recommandations sur </w:t>
      </w:r>
      <w:r w:rsidR="001F3F97" w:rsidRPr="00142AEF">
        <w:rPr>
          <w:rFonts w:ascii="Arial" w:hAnsi="Arial" w:cs="Arial"/>
          <w:szCs w:val="24"/>
        </w:rPr>
        <w:t>la manière d’</w:t>
      </w:r>
      <w:r w:rsidR="00634226" w:rsidRPr="00142AEF">
        <w:rPr>
          <w:rFonts w:ascii="Arial" w:hAnsi="Arial" w:cs="Arial"/>
          <w:szCs w:val="24"/>
        </w:rPr>
        <w:t xml:space="preserve">en </w:t>
      </w:r>
      <w:r w:rsidR="00BD6438" w:rsidRPr="00142AEF">
        <w:rPr>
          <w:rFonts w:ascii="Arial" w:hAnsi="Arial" w:cs="Arial"/>
          <w:szCs w:val="24"/>
        </w:rPr>
        <w:t>informer la population</w:t>
      </w:r>
      <w:r w:rsidR="00634226" w:rsidRPr="00142AEF">
        <w:rPr>
          <w:rFonts w:ascii="Arial" w:hAnsi="Arial" w:cs="Arial"/>
          <w:szCs w:val="24"/>
        </w:rPr>
        <w:t>.</w:t>
      </w:r>
      <w:r w:rsidR="008334F6" w:rsidRPr="00142AEF">
        <w:rPr>
          <w:rFonts w:ascii="Arial" w:hAnsi="Arial" w:cs="Arial"/>
          <w:szCs w:val="24"/>
        </w:rPr>
        <w:t xml:space="preserve"> </w:t>
      </w:r>
      <w:r w:rsidR="008334F6" w:rsidRPr="00142AEF">
        <w:rPr>
          <w:rFonts w:ascii="Arial" w:hAnsi="Arial" w:cs="Arial"/>
          <w:bCs/>
          <w:szCs w:val="24"/>
        </w:rPr>
        <w:t xml:space="preserve">Cette section doit se terminer avec les prospectives : </w:t>
      </w:r>
      <w:r w:rsidR="001E1DFB">
        <w:rPr>
          <w:rFonts w:ascii="Arial" w:hAnsi="Arial" w:cs="Arial"/>
          <w:szCs w:val="24"/>
        </w:rPr>
        <w:t>Que p</w:t>
      </w:r>
      <w:r w:rsidR="008334F6" w:rsidRPr="00142AEF">
        <w:rPr>
          <w:rFonts w:ascii="Arial" w:hAnsi="Arial" w:cs="Arial"/>
          <w:szCs w:val="24"/>
        </w:rPr>
        <w:t>ourriez</w:t>
      </w:r>
      <w:r w:rsidR="00CB2101">
        <w:rPr>
          <w:rFonts w:ascii="Arial" w:hAnsi="Arial" w:cs="Arial"/>
          <w:szCs w:val="24"/>
        </w:rPr>
        <w:t xml:space="preserve">-vous </w:t>
      </w:r>
      <w:r w:rsidR="008334F6" w:rsidRPr="00142AEF">
        <w:rPr>
          <w:rFonts w:ascii="Arial" w:hAnsi="Arial" w:cs="Arial"/>
          <w:szCs w:val="24"/>
        </w:rPr>
        <w:t>approfondir si vous poursuiviez votre recherche</w:t>
      </w:r>
      <w:r w:rsidR="007D0879" w:rsidRPr="00142AEF">
        <w:rPr>
          <w:rFonts w:ascii="Arial" w:hAnsi="Arial" w:cs="Arial"/>
          <w:szCs w:val="24"/>
        </w:rPr>
        <w:t xml:space="preserve"> ou si d’autres personnes chercheuses</w:t>
      </w:r>
      <w:r w:rsidR="00142AEF" w:rsidRPr="00142AEF">
        <w:rPr>
          <w:rFonts w:ascii="Arial" w:hAnsi="Arial" w:cs="Arial"/>
          <w:szCs w:val="24"/>
        </w:rPr>
        <w:t xml:space="preserve"> s’y intéressaient</w:t>
      </w:r>
      <w:r w:rsidR="008334F6" w:rsidRPr="00142AEF">
        <w:rPr>
          <w:rFonts w:ascii="Arial" w:hAnsi="Arial" w:cs="Arial"/>
          <w:szCs w:val="24"/>
        </w:rPr>
        <w:t xml:space="preserve"> ? Nommez </w:t>
      </w:r>
      <w:r w:rsidR="008334F6" w:rsidRPr="00142AEF">
        <w:rPr>
          <w:rFonts w:ascii="Arial" w:hAnsi="Arial" w:cs="Arial"/>
          <w:szCs w:val="24"/>
          <w:u w:val="single"/>
        </w:rPr>
        <w:t>deux pistes</w:t>
      </w:r>
      <w:r w:rsidR="008334F6" w:rsidRPr="00142AEF">
        <w:rPr>
          <w:rFonts w:ascii="Arial" w:hAnsi="Arial" w:cs="Arial"/>
          <w:szCs w:val="24"/>
        </w:rPr>
        <w:t xml:space="preserve"> de recherche.  </w:t>
      </w:r>
    </w:p>
    <w:p w14:paraId="789F4CC4" w14:textId="77777777" w:rsidR="00860C1E" w:rsidRPr="007D707C" w:rsidRDefault="00860C1E" w:rsidP="0098496E"/>
    <w:sectPr w:rsidR="00860C1E" w:rsidRPr="007D707C" w:rsidSect="00492D7A">
      <w:headerReference w:type="default" r:id="rId19"/>
      <w:footerReference w:type="default" r:id="rId20"/>
      <w:headerReference w:type="first" r:id="rId21"/>
      <w:footerReference w:type="first" r:id="rId22"/>
      <w:pgSz w:w="11906" w:h="16838" w:code="9"/>
      <w:pgMar w:top="720" w:right="1080" w:bottom="720" w:left="1080" w:header="648" w:footer="43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erron, Maryse" w:date="2026-04-16T14:22:00Z" w:initials="MP">
    <w:p w14:paraId="5ED5E5F0" w14:textId="77777777" w:rsidR="00C54F07" w:rsidRDefault="00C54F07" w:rsidP="00C54F07">
      <w:pPr>
        <w:pStyle w:val="Commentaire"/>
      </w:pPr>
      <w:r>
        <w:rPr>
          <w:rStyle w:val="Marquedecommentaire"/>
        </w:rPr>
        <w:annotationRef/>
      </w:r>
      <w:r>
        <w:t>Est-ce qu’une thématique large suffirait: exemple les métiers traditionnels (p.ex. la pêche à la morue)</w:t>
      </w:r>
    </w:p>
  </w:comment>
  <w:comment w:id="1" w:author="Perron, Maryse" w:date="2026-04-16T14:24:00Z" w:initials="MP">
    <w:p w14:paraId="08B24EE7" w14:textId="77777777" w:rsidR="00485055" w:rsidRDefault="00485055" w:rsidP="00485055">
      <w:pPr>
        <w:pStyle w:val="Commentaire"/>
      </w:pPr>
      <w:r>
        <w:rPr>
          <w:rStyle w:val="Marquedecommentaire"/>
        </w:rPr>
        <w:annotationRef/>
      </w:r>
      <w:r>
        <w:t>@Lmlandry@cegepgim.ca</w:t>
      </w:r>
    </w:p>
  </w:comment>
  <w:comment w:id="2" w:author="Perron, Maryse" w:date="2026-04-16T14:06:00Z" w:initials="MP">
    <w:p w14:paraId="201C26BD" w14:textId="16C5F277" w:rsidR="007F5439" w:rsidRDefault="00E714D0" w:rsidP="007F5439">
      <w:pPr>
        <w:pStyle w:val="Commentaire"/>
      </w:pPr>
      <w:r>
        <w:rPr>
          <w:rStyle w:val="Marquedecommentaire"/>
        </w:rPr>
        <w:annotationRef/>
      </w:r>
      <w:r w:rsidR="007F5439">
        <w:rPr>
          <w:color w:val="595959"/>
          <w:highlight w:val="yellow"/>
        </w:rPr>
        <w:t xml:space="preserve">Pour musée: </w:t>
      </w:r>
      <w:r w:rsidR="007F5439">
        <w:rPr>
          <w:color w:val="595959"/>
        </w:rPr>
        <w:t xml:space="preserve">Offrir la possibilité de modifier cette section: exemple: histoire de la Gaspésie </w:t>
      </w:r>
    </w:p>
  </w:comment>
  <w:comment w:id="3" w:author="Perron, Maryse" w:date="2026-04-16T14:22:00Z" w:initials="MP">
    <w:p w14:paraId="15AAE89A" w14:textId="31E21BE0" w:rsidR="00C54F07" w:rsidRDefault="00C54F07" w:rsidP="00C54F07">
      <w:pPr>
        <w:pStyle w:val="Commentaire"/>
      </w:pPr>
      <w:r>
        <w:rPr>
          <w:rStyle w:val="Marquedecommentaire"/>
        </w:rPr>
        <w:annotationRef/>
      </w:r>
      <w:r>
        <w:fldChar w:fldCharType="begin"/>
      </w:r>
      <w:r>
        <w:instrText>HYPERLINK "mailto:Sophie.Mayrand@etu.cegepdrummond.ca"</w:instrText>
      </w:r>
      <w:bookmarkStart w:id="5" w:name="_@_0C15950761BC42F494AFC8EC8EF1E675Z"/>
      <w:r>
        <w:fldChar w:fldCharType="separate"/>
      </w:r>
      <w:bookmarkEnd w:id="5"/>
      <w:r w:rsidRPr="00C54F07">
        <w:rPr>
          <w:rStyle w:val="Mention"/>
          <w:noProof/>
        </w:rPr>
        <w:t>@Mayrand, Sophie</w:t>
      </w:r>
      <w:r>
        <w:fldChar w:fldCharType="end"/>
      </w:r>
      <w:r>
        <w:t xml:space="preserve"> </w:t>
      </w:r>
    </w:p>
  </w:comment>
  <w:comment w:id="4" w:author="Mayrand, Sophie" w:date="2026-04-23T07:47:00Z" w:initials="MS">
    <w:p w14:paraId="1E1E308E" w14:textId="4665104F" w:rsidR="00000000" w:rsidRDefault="00000000">
      <w:pPr>
        <w:pStyle w:val="CommentText"/>
      </w:pPr>
      <w:r>
        <w:rPr>
          <w:rStyle w:val="CommentReference"/>
        </w:rPr>
        <w:annotationRef/>
      </w:r>
      <w:r w:rsidRPr="0038A3DF">
        <w:t>C'est tout à fait possible on pourrait mettre un champs plus général pour l'enseignant comme : Thématique historique : "Québec", "Pêche en gaspésie" , "etc"</w:t>
      </w:r>
    </w:p>
  </w:comment>
  <w:comment w:id="16" w:author="Perron, Maryse" w:date="2026-04-16T14:41:00Z" w:initials="MP">
    <w:p w14:paraId="22922322" w14:textId="77777777" w:rsidR="00D66581" w:rsidRDefault="00D66581" w:rsidP="00D66581">
      <w:pPr>
        <w:pStyle w:val="Commentaire"/>
      </w:pPr>
      <w:r>
        <w:rPr>
          <w:rStyle w:val="Marquedecommentaire"/>
        </w:rPr>
        <w:annotationRef/>
      </w:r>
      <w:r>
        <w:t xml:space="preserve">Comme il s’agit de la méthode historique, le canevas de recherche qualitative est volontaire afin de ne pas trop sortir nos PÉ d’un cadre qu’ils ont appris. Sinon, aurais tu d’autres idées de structure? </w:t>
      </w:r>
    </w:p>
  </w:comment>
  <w:comment w:id="17" w:author="Perron, Maryse" w:date="2026-04-16T14:41:00Z" w:initials="MP">
    <w:p w14:paraId="174DB575" w14:textId="77777777" w:rsidR="00163475" w:rsidRDefault="00163475" w:rsidP="00163475">
      <w:pPr>
        <w:pStyle w:val="Commentaire"/>
      </w:pPr>
      <w:r>
        <w:rPr>
          <w:rStyle w:val="Marquedecommentaire"/>
        </w:rPr>
        <w:annotationRef/>
      </w:r>
      <w:r>
        <w:t xml:space="preserve">Pour le musée: expliquer et valider comment mettre les pourcentages </w:t>
      </w:r>
    </w:p>
  </w:comment>
  <w:comment w:id="18" w:author="Perron, Maryse" w:date="2026-04-16T14:42:00Z" w:initials="MP">
    <w:p w14:paraId="13A37BAF" w14:textId="5C37AF2E" w:rsidR="00163475" w:rsidRDefault="00163475" w:rsidP="00163475">
      <w:pPr>
        <w:pStyle w:val="Commentaire"/>
      </w:pPr>
      <w:r>
        <w:rPr>
          <w:rStyle w:val="Marquedecommentaire"/>
        </w:rPr>
        <w:annotationRef/>
      </w:r>
      <w:r>
        <w:fldChar w:fldCharType="begin"/>
      </w:r>
      <w:r>
        <w:instrText>HYPERLINK "mailto:Sophie.Mayrand@etu.cegepdrummond.ca"</w:instrText>
      </w:r>
      <w:bookmarkStart w:id="20" w:name="_@_5800C5EABC774F5BAC66314756F33EEAZ"/>
      <w:r>
        <w:fldChar w:fldCharType="separate"/>
      </w:r>
      <w:bookmarkEnd w:id="20"/>
      <w:r w:rsidRPr="00163475">
        <w:rPr>
          <w:rStyle w:val="Mention"/>
          <w:noProof/>
        </w:rPr>
        <w:t>@Mayrand, Sophie</w:t>
      </w:r>
      <w:r>
        <w:fldChar w:fldCharType="end"/>
      </w:r>
      <w:r>
        <w:t xml:space="preserve"> </w:t>
      </w:r>
    </w:p>
  </w:comment>
  <w:comment w:id="19" w:author="Mayrand, Sophie" w:date="2026-04-23T07:49:00Z" w:initials="MS">
    <w:p w14:paraId="6B0B1B6C" w14:textId="7BC977B4" w:rsidR="00000000" w:rsidRDefault="00000000">
      <w:pPr>
        <w:pStyle w:val="CommentText"/>
      </w:pPr>
      <w:r>
        <w:rPr>
          <w:rStyle w:val="CommentReference"/>
        </w:rPr>
        <w:annotationRef/>
      </w:r>
      <w:r w:rsidRPr="4E52B4F9">
        <w:t>On peut laisser l'enseignant décidé du "poids" de l'évulation pour chaque section du projet sans problème :)</w:t>
      </w:r>
    </w:p>
  </w:comment>
  <w:comment w:id="21" w:author="Perron, Maryse" w:date="2026-04-16T14:41:00Z" w:initials="MP">
    <w:p w14:paraId="7A2079D6" w14:textId="11A590C3" w:rsidR="00E26DB9" w:rsidRDefault="00E26DB9" w:rsidP="00E26DB9">
      <w:pPr>
        <w:pStyle w:val="Commentaire"/>
      </w:pPr>
      <w:r>
        <w:rPr>
          <w:rStyle w:val="Marquedecommentaire"/>
        </w:rPr>
        <w:annotationRef/>
      </w:r>
      <w:r>
        <w:t xml:space="preserve">Exactement. </w:t>
      </w:r>
    </w:p>
  </w:comment>
  <w:comment w:id="22" w:author="Perron, Maryse [2]" w:date="1900-01-01T00:00:00Z" w:initials="PM">
    <w:p w14:paraId="4C40CCF3" w14:textId="56740E5A" w:rsidR="00BC4035" w:rsidRDefault="00BC4035">
      <w:r>
        <w:annotationRef/>
      </w:r>
      <w:r w:rsidRPr="30712A8D">
        <w:t xml:space="preserve">il faudra prévoir une date fixe en lien avec le cours pour lever le cours et laisser ainsi l'opportunité aux PÉ de passer leur entrevue sans tracas. </w:t>
      </w:r>
    </w:p>
  </w:comment>
  <w:comment w:id="24" w:author="Perron, Maryse [2]" w:date="2026-03-04T14:19:00Z" w:initials="PM">
    <w:p w14:paraId="14F5E3EF" w14:textId="7D68F9C7" w:rsidR="00C547FC" w:rsidRDefault="00C547FC">
      <w:r>
        <w:annotationRef/>
      </w:r>
      <w:r w:rsidRPr="5B84F5F2">
        <w:t xml:space="preserve">Lors de la correction, j'ai trouvé que c'était peu et que cela faisant en sorte que le travail était moins bien étoffé. </w:t>
      </w:r>
    </w:p>
  </w:comment>
  <w:comment w:id="25" w:author="Perron, Maryse [2]" w:date="2026-03-04T14:26:00Z" w:initials="PM">
    <w:p w14:paraId="1F852C69" w14:textId="36119C4B" w:rsidR="00C547FC" w:rsidRDefault="00C547FC">
      <w:r>
        <w:annotationRef/>
      </w:r>
      <w:r w:rsidRPr="12EC8258">
        <w:t xml:space="preserve">"orientation historique": est-ce assez clair?? </w:t>
      </w:r>
    </w:p>
  </w:comment>
  <w:comment w:id="28" w:author="Perron, Maryse" w:date="2026-04-16T14:47:00Z" w:initials="MP">
    <w:p w14:paraId="367CB853" w14:textId="77777777" w:rsidR="00453E24" w:rsidRDefault="00453E24" w:rsidP="00453E24">
      <w:pPr>
        <w:pStyle w:val="Commentaire"/>
      </w:pPr>
      <w:r>
        <w:rPr>
          <w:rStyle w:val="Marquedecommentaire"/>
        </w:rPr>
        <w:annotationRef/>
      </w:r>
      <w:r>
        <w:t xml:space="preserve">Peut-on offrir un canevas de plan de travail pour les PÉ? </w:t>
      </w:r>
    </w:p>
  </w:comment>
  <w:comment w:id="29" w:author="Perron, Maryse" w:date="2026-04-16T14:48:00Z" w:initials="MP">
    <w:p w14:paraId="7830CE9F" w14:textId="460ED87D" w:rsidR="00453E24" w:rsidRDefault="00453E24" w:rsidP="00453E24">
      <w:pPr>
        <w:pStyle w:val="Commentaire"/>
      </w:pPr>
      <w:r>
        <w:rPr>
          <w:rStyle w:val="Marquedecommentaire"/>
        </w:rPr>
        <w:annotationRef/>
      </w:r>
      <w:r>
        <w:fldChar w:fldCharType="begin"/>
      </w:r>
      <w:r>
        <w:instrText>HYPERLINK "mailto:Sophie.Mayrand@etu.cegepdrummond.ca"</w:instrText>
      </w:r>
      <w:bookmarkStart w:id="33" w:name="_@_1A9B08C0955842AFA915F9F3B2F9BB5BZ"/>
      <w:r>
        <w:fldChar w:fldCharType="separate"/>
      </w:r>
      <w:bookmarkEnd w:id="33"/>
      <w:r w:rsidRPr="00453E24">
        <w:rPr>
          <w:rStyle w:val="Mention"/>
          <w:noProof/>
        </w:rPr>
        <w:t>@Mayrand, Sophie</w:t>
      </w:r>
      <w:r>
        <w:fldChar w:fldCharType="end"/>
      </w:r>
      <w:r>
        <w:t xml:space="preserve"> </w:t>
      </w:r>
    </w:p>
  </w:comment>
  <w:comment w:id="30" w:author="Mayrand, Sophie" w:date="2026-04-23T07:50:00Z" w:initials="MS">
    <w:p w14:paraId="05A929F9" w14:textId="33D1FD40" w:rsidR="00000000" w:rsidRDefault="00000000">
      <w:pPr>
        <w:pStyle w:val="CommentText"/>
      </w:pPr>
      <w:r>
        <w:rPr>
          <w:rStyle w:val="CommentReference"/>
        </w:rPr>
        <w:annotationRef/>
      </w:r>
      <w:r w:rsidRPr="7F8B656D">
        <w:t>oui, est-ce que ce qui avait été présenté comme prototype par Adam répond à cela déjà ? ma compréhension me porte à dire oui. On pourrait revalider avec toi :)</w:t>
      </w:r>
    </w:p>
  </w:comment>
  <w:comment w:id="141" w:author="Perron, Maryse" w:date="2026-04-16T14:45:00Z" w:initials="MP">
    <w:p w14:paraId="05F71BA3" w14:textId="0B2661C8" w:rsidR="006858D1" w:rsidRDefault="006858D1" w:rsidP="006858D1">
      <w:pPr>
        <w:pStyle w:val="Commentaire"/>
      </w:pPr>
      <w:r>
        <w:rPr>
          <w:rStyle w:val="Marquedecommentaire"/>
        </w:rPr>
        <w:annotationRef/>
      </w:r>
      <w:r>
        <w:t xml:space="preserve">Pour le musée: Il faut fournir un canevas de schéma que les PÉ pourront utilisées pour écrire leurs questions et leur concepts </w:t>
      </w:r>
    </w:p>
  </w:comment>
  <w:comment w:id="142" w:author="Perron, Maryse" w:date="2026-04-16T14:45:00Z" w:initials="MP">
    <w:p w14:paraId="5969263E" w14:textId="295E99ED" w:rsidR="006858D1" w:rsidRDefault="006858D1" w:rsidP="006858D1">
      <w:pPr>
        <w:pStyle w:val="Commentaire"/>
      </w:pPr>
      <w:r>
        <w:rPr>
          <w:rStyle w:val="Marquedecommentaire"/>
        </w:rPr>
        <w:annotationRef/>
      </w:r>
      <w:r>
        <w:fldChar w:fldCharType="begin"/>
      </w:r>
      <w:r>
        <w:instrText>HYPERLINK "mailto:Sophie.Mayrand@etu.cegepdrummond.ca"</w:instrText>
      </w:r>
      <w:bookmarkStart w:id="144" w:name="_@_89F249373DD040B48FDE8C3082E19235Z"/>
      <w:r>
        <w:fldChar w:fldCharType="separate"/>
      </w:r>
      <w:bookmarkEnd w:id="144"/>
      <w:r w:rsidRPr="006858D1">
        <w:rPr>
          <w:rStyle w:val="Mention"/>
          <w:noProof/>
        </w:rPr>
        <w:t>@Mayrand, Sophie</w:t>
      </w:r>
      <w:r>
        <w:fldChar w:fldCharType="end"/>
      </w:r>
      <w:r>
        <w:t xml:space="preserve"> </w:t>
      </w:r>
    </w:p>
  </w:comment>
  <w:comment w:id="143" w:author="Mayrand, Sophie" w:date="2026-04-23T07:51:00Z" w:initials="MS">
    <w:p w14:paraId="7EEEF2E6" w14:textId="4BA41EAF" w:rsidR="00000000" w:rsidRDefault="00000000">
      <w:pPr>
        <w:pStyle w:val="CommentText"/>
      </w:pPr>
      <w:r>
        <w:rPr>
          <w:rStyle w:val="CommentReference"/>
        </w:rPr>
        <w:annotationRef/>
      </w:r>
      <w:r w:rsidRPr="6061B7D4">
        <w:t xml:space="preserve">Oui on peut le faire comme on a commencé à tester en prototype pour la rédaction du texte, donc une formule adaptée pour préparer une entrevue </w:t>
      </w:r>
    </w:p>
  </w:comment>
  <w:comment w:id="145" w:author="Perron, Maryse" w:date="2026-04-16T14:46:00Z" w:initials="MP">
    <w:p w14:paraId="19190F5D" w14:textId="77777777" w:rsidR="00E2143F" w:rsidRDefault="00E2143F" w:rsidP="00E2143F">
      <w:pPr>
        <w:pStyle w:val="Commentaire"/>
      </w:pPr>
      <w:r>
        <w:rPr>
          <w:rStyle w:val="Marquedecommentaire"/>
        </w:rPr>
        <w:annotationRef/>
      </w:r>
      <w:r>
        <w:t xml:space="preserve">Pour musée: peux ton oindre en option ces catégories que les enseignants pourraient cocher pour ajouter au projet? </w:t>
      </w:r>
    </w:p>
  </w:comment>
  <w:comment w:id="146" w:author="Perron, Maryse" w:date="2026-04-16T14:46:00Z" w:initials="MP">
    <w:p w14:paraId="0F2B337C" w14:textId="70BC71B6" w:rsidR="00E2143F" w:rsidRDefault="00E2143F" w:rsidP="00E2143F">
      <w:pPr>
        <w:pStyle w:val="Commentaire"/>
      </w:pPr>
      <w:r>
        <w:rPr>
          <w:rStyle w:val="Marquedecommentaire"/>
        </w:rPr>
        <w:annotationRef/>
      </w:r>
      <w:r>
        <w:fldChar w:fldCharType="begin"/>
      </w:r>
      <w:r>
        <w:instrText>HYPERLINK "mailto:Sophie.Mayrand@etu.cegepdrummond.ca"</w:instrText>
      </w:r>
      <w:bookmarkStart w:id="148" w:name="_@_08602DABFA2E434EB0CDD493038C86FEZ"/>
      <w:r>
        <w:fldChar w:fldCharType="separate"/>
      </w:r>
      <w:bookmarkEnd w:id="148"/>
      <w:r w:rsidRPr="00E2143F">
        <w:rPr>
          <w:rStyle w:val="Mention"/>
          <w:noProof/>
        </w:rPr>
        <w:t>@Mayrand, Sophie</w:t>
      </w:r>
      <w:r>
        <w:fldChar w:fldCharType="end"/>
      </w:r>
      <w:r>
        <w:t xml:space="preserve"> </w:t>
      </w:r>
    </w:p>
  </w:comment>
  <w:comment w:id="147" w:author="Mayrand, Sophie" w:date="2026-04-23T07:52:00Z" w:initials="MS">
    <w:p w14:paraId="19C83130" w14:textId="14C7FF57" w:rsidR="00000000" w:rsidRDefault="00000000">
      <w:pPr>
        <w:pStyle w:val="CommentText"/>
      </w:pPr>
      <w:r>
        <w:rPr>
          <w:rStyle w:val="CommentReference"/>
        </w:rPr>
        <w:annotationRef/>
      </w:r>
      <w:r w:rsidRPr="5DBAE46F">
        <w:t>Oui ça pourrait être un module 'facultatif' qui s'ajoute comme auto-évaluation et évaluation par les paires, cochable qui ajoute le module pour le faire dans l'interface étudiant... vivre la programmation... no limit :D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D5E5F0" w15:done="0"/>
  <w15:commentEx w15:paraId="08B24EE7" w15:paraIdParent="5ED5E5F0" w15:done="0"/>
  <w15:commentEx w15:paraId="201C26BD" w15:done="0"/>
  <w15:commentEx w15:paraId="15AAE89A" w15:paraIdParent="201C26BD" w15:done="0"/>
  <w15:commentEx w15:paraId="1E1E308E" w15:paraIdParent="201C26BD" w15:done="0"/>
  <w15:commentEx w15:paraId="22922322" w15:done="0"/>
  <w15:commentEx w15:paraId="174DB575" w15:done="0"/>
  <w15:commentEx w15:paraId="13A37BAF" w15:paraIdParent="174DB575" w15:done="0"/>
  <w15:commentEx w15:paraId="6B0B1B6C" w15:paraIdParent="174DB575" w15:done="0"/>
  <w15:commentEx w15:paraId="7A2079D6" w15:done="0"/>
  <w15:commentEx w15:paraId="4C40CCF3" w15:done="0"/>
  <w15:commentEx w15:paraId="14F5E3EF" w15:done="0"/>
  <w15:commentEx w15:paraId="1F852C69" w15:done="0"/>
  <w15:commentEx w15:paraId="367CB853" w15:done="0"/>
  <w15:commentEx w15:paraId="7830CE9F" w15:paraIdParent="367CB853" w15:done="0"/>
  <w15:commentEx w15:paraId="05A929F9" w15:paraIdParent="367CB853" w15:done="0"/>
  <w15:commentEx w15:paraId="05F71BA3" w15:done="0"/>
  <w15:commentEx w15:paraId="5969263E" w15:paraIdParent="05F71BA3" w15:done="0"/>
  <w15:commentEx w15:paraId="7EEEF2E6" w15:paraIdParent="05F71BA3" w15:done="0"/>
  <w15:commentEx w15:paraId="19190F5D" w15:done="0"/>
  <w15:commentEx w15:paraId="0F2B337C" w15:paraIdParent="19190F5D" w15:done="0"/>
  <w15:commentEx w15:paraId="19C83130" w15:paraIdParent="19190F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271B64" w16cex:dateUtc="2026-04-16T18:22:00Z"/>
  <w16cex:commentExtensible w16cex:durableId="238ADF43" w16cex:dateUtc="2026-04-16T18:24:00Z"/>
  <w16cex:commentExtensible w16cex:durableId="3B6161FB" w16cex:dateUtc="2026-04-16T18:06:00Z"/>
  <w16cex:commentExtensible w16cex:durableId="2454561F" w16cex:dateUtc="2026-04-16T18:22:00Z"/>
  <w16cex:commentExtensible w16cex:durableId="4B812F46" w16cex:dateUtc="2026-04-23T11:47:00Z"/>
  <w16cex:commentExtensible w16cex:durableId="3C8C1E04" w16cex:dateUtc="2026-04-16T18:41:00Z"/>
  <w16cex:commentExtensible w16cex:durableId="1F31A54F" w16cex:dateUtc="2026-04-16T18:41:00Z"/>
  <w16cex:commentExtensible w16cex:durableId="7256BAC6" w16cex:dateUtc="2026-04-16T18:42:00Z"/>
  <w16cex:commentExtensible w16cex:durableId="1853D222" w16cex:dateUtc="2026-04-23T11:49:00Z"/>
  <w16cex:commentExtensible w16cex:durableId="1BB953D5" w16cex:dateUtc="2026-04-16T18:41:00Z"/>
  <w16cex:commentExtensible w16cex:durableId="7034874E" w16cex:dateUtc="2026-03-04T19:11:00Z"/>
  <w16cex:commentExtensible w16cex:durableId="326A45A9" w16cex:dateUtc="2026-03-04T19:19:00Z"/>
  <w16cex:commentExtensible w16cex:durableId="1FF55465" w16cex:dateUtc="2026-03-04T19:26:00Z"/>
  <w16cex:commentExtensible w16cex:durableId="7D66D28D" w16cex:dateUtc="2026-04-16T18:47:00Z"/>
  <w16cex:commentExtensible w16cex:durableId="5F281A43" w16cex:dateUtc="2026-04-16T18:48:00Z"/>
  <w16cex:commentExtensible w16cex:durableId="4BE6F1E9" w16cex:dateUtc="2026-04-23T11:50:00Z"/>
  <w16cex:commentExtensible w16cex:durableId="2BEE8DE4" w16cex:dateUtc="2026-04-16T18:45:00Z"/>
  <w16cex:commentExtensible w16cex:durableId="4FCB9698" w16cex:dateUtc="2026-04-16T18:45:00Z"/>
  <w16cex:commentExtensible w16cex:durableId="34386F20" w16cex:dateUtc="2026-04-23T11:51:00Z"/>
  <w16cex:commentExtensible w16cex:durableId="0BB5307E" w16cex:dateUtc="2026-04-16T18:46:00Z"/>
  <w16cex:commentExtensible w16cex:durableId="5A2122BA" w16cex:dateUtc="2026-04-16T18:46:00Z"/>
  <w16cex:commentExtensible w16cex:durableId="5411CCDD" w16cex:dateUtc="2026-04-23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D5E5F0" w16cid:durableId="16271B64"/>
  <w16cid:commentId w16cid:paraId="08B24EE7" w16cid:durableId="238ADF43"/>
  <w16cid:commentId w16cid:paraId="201C26BD" w16cid:durableId="3B6161FB"/>
  <w16cid:commentId w16cid:paraId="15AAE89A" w16cid:durableId="2454561F"/>
  <w16cid:commentId w16cid:paraId="1E1E308E" w16cid:durableId="4B812F46"/>
  <w16cid:commentId w16cid:paraId="22922322" w16cid:durableId="3C8C1E04"/>
  <w16cid:commentId w16cid:paraId="174DB575" w16cid:durableId="1F31A54F"/>
  <w16cid:commentId w16cid:paraId="13A37BAF" w16cid:durableId="7256BAC6"/>
  <w16cid:commentId w16cid:paraId="6B0B1B6C" w16cid:durableId="1853D222"/>
  <w16cid:commentId w16cid:paraId="7A2079D6" w16cid:durableId="1BB953D5"/>
  <w16cid:commentId w16cid:paraId="4C40CCF3" w16cid:durableId="7034874E"/>
  <w16cid:commentId w16cid:paraId="14F5E3EF" w16cid:durableId="326A45A9"/>
  <w16cid:commentId w16cid:paraId="1F852C69" w16cid:durableId="1FF55465"/>
  <w16cid:commentId w16cid:paraId="367CB853" w16cid:durableId="7D66D28D"/>
  <w16cid:commentId w16cid:paraId="7830CE9F" w16cid:durableId="5F281A43"/>
  <w16cid:commentId w16cid:paraId="05A929F9" w16cid:durableId="4BE6F1E9"/>
  <w16cid:commentId w16cid:paraId="05F71BA3" w16cid:durableId="2BEE8DE4"/>
  <w16cid:commentId w16cid:paraId="5969263E" w16cid:durableId="4FCB9698"/>
  <w16cid:commentId w16cid:paraId="7EEEF2E6" w16cid:durableId="34386F20"/>
  <w16cid:commentId w16cid:paraId="19190F5D" w16cid:durableId="0BB5307E"/>
  <w16cid:commentId w16cid:paraId="0F2B337C" w16cid:durableId="5A2122BA"/>
  <w16cid:commentId w16cid:paraId="19C83130" w16cid:durableId="5411CC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0F757" w14:textId="77777777" w:rsidR="001C7101" w:rsidRDefault="001C7101" w:rsidP="005A20E2">
      <w:pPr>
        <w:spacing w:after="0"/>
      </w:pPr>
      <w:r>
        <w:separator/>
      </w:r>
    </w:p>
    <w:p w14:paraId="59ED92E7" w14:textId="77777777" w:rsidR="001C7101" w:rsidRDefault="001C7101"/>
    <w:p w14:paraId="0A29A101" w14:textId="77777777" w:rsidR="001C7101" w:rsidRDefault="001C7101" w:rsidP="009B4773"/>
    <w:p w14:paraId="7A126B37" w14:textId="77777777" w:rsidR="001C7101" w:rsidRDefault="001C7101" w:rsidP="00513832"/>
  </w:endnote>
  <w:endnote w:type="continuationSeparator" w:id="0">
    <w:p w14:paraId="6090F917" w14:textId="77777777" w:rsidR="001C7101" w:rsidRDefault="001C7101" w:rsidP="005A20E2">
      <w:pPr>
        <w:spacing w:after="0"/>
      </w:pPr>
      <w:r>
        <w:continuationSeparator/>
      </w:r>
    </w:p>
    <w:p w14:paraId="34B0DCB2" w14:textId="77777777" w:rsidR="001C7101" w:rsidRDefault="001C7101"/>
    <w:p w14:paraId="000F5D61" w14:textId="77777777" w:rsidR="001C7101" w:rsidRDefault="001C7101" w:rsidP="009B4773"/>
    <w:p w14:paraId="687DF501" w14:textId="77777777" w:rsidR="001C7101" w:rsidRDefault="001C7101"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16C8" w14:textId="37C9C369" w:rsidR="00B57756" w:rsidRPr="00F8411A" w:rsidRDefault="00000000" w:rsidP="00F8411A">
    <w:pPr>
      <w:pStyle w:val="Pieddepage"/>
    </w:pPr>
    <w:sdt>
      <w:sdtPr>
        <w:alias w:val="Date du rapport"/>
        <w:tag w:val=""/>
        <w:id w:val="-1485464670"/>
        <w:placeholder>
          <w:docPart w:val="CE4B47390D074A8EA41B32064D916DC5"/>
        </w:placeholder>
        <w:dataBinding w:prefixMappings="xmlns:ns0='http://schemas.microsoft.com/office/2006/coverPageProps' " w:xpath="/ns0:CoverPageProperties[1]/ns0:PublishDate[1]" w:storeItemID="{55AF091B-3C7A-41E3-B477-F2FDAA23CFDA}"/>
        <w15:appearance w15:val="hidden"/>
        <w:date>
          <w:dateFormat w:val="MMMM d, yyyy"/>
          <w:lid w:val="en-US"/>
          <w:storeMappedDataAs w:val="dateTime"/>
          <w:calendar w:val="gregorian"/>
        </w:date>
      </w:sdtPr>
      <w:sdtContent>
        <w:proofErr w:type="spellStart"/>
        <w:r w:rsidR="003A781F">
          <w:rPr>
            <w:lang w:val="en-US"/>
          </w:rPr>
          <w:t>Votre</w:t>
        </w:r>
        <w:proofErr w:type="spellEnd"/>
        <w:r w:rsidR="003A781F">
          <w:rPr>
            <w:lang w:val="en-US"/>
          </w:rPr>
          <w:t xml:space="preserve"> histoire, </w:t>
        </w:r>
        <w:proofErr w:type="spellStart"/>
        <w:r w:rsidR="003A781F">
          <w:rPr>
            <w:lang w:val="en-US"/>
          </w:rPr>
          <w:t>notre</w:t>
        </w:r>
        <w:proofErr w:type="spellEnd"/>
        <w:r w:rsidR="003A781F">
          <w:rPr>
            <w:lang w:val="en-US"/>
          </w:rPr>
          <w:t xml:space="preserve"> histoire </w:t>
        </w:r>
      </w:sdtContent>
    </w:sdt>
    <w:r w:rsidR="00B57756" w:rsidRPr="00F8411A">
      <w:rPr>
        <w:lang w:bidi="fr-FR"/>
      </w:rPr>
      <w:tab/>
    </w:r>
    <w:r w:rsidR="00B57756" w:rsidRPr="00F8411A">
      <w:rPr>
        <w:lang w:bidi="fr-FR"/>
      </w:rPr>
      <w:fldChar w:fldCharType="begin"/>
    </w:r>
    <w:r w:rsidR="00B57756" w:rsidRPr="00F8411A">
      <w:rPr>
        <w:lang w:bidi="fr-FR"/>
      </w:rPr>
      <w:instrText xml:space="preserve"> PAGE   \* MERGEFORMAT </w:instrText>
    </w:r>
    <w:r w:rsidR="00B57756" w:rsidRPr="00F8411A">
      <w:rPr>
        <w:lang w:bidi="fr-FR"/>
      </w:rPr>
      <w:fldChar w:fldCharType="separate"/>
    </w:r>
    <w:r w:rsidR="00B57756" w:rsidRPr="00F8411A">
      <w:rPr>
        <w:lang w:bidi="fr-FR"/>
      </w:rPr>
      <w:t>1</w:t>
    </w:r>
    <w:r w:rsidR="00B57756" w:rsidRPr="00F8411A">
      <w:rPr>
        <w:lang w:bidi="fr-F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4F8E" w14:textId="0F5057D9" w:rsidR="005854DB" w:rsidRPr="00F8411A" w:rsidRDefault="00000000" w:rsidP="005854DB">
    <w:pPr>
      <w:pStyle w:val="Pieddepage"/>
    </w:pPr>
    <w:sdt>
      <w:sdtPr>
        <w:alias w:val="Date du rapport"/>
        <w:tag w:val=""/>
        <w:id w:val="-1095781852"/>
        <w:placeholder>
          <w:docPart w:val="146553DFD8154EECBC4F3DDE45F4EED8"/>
        </w:placeholder>
        <w:dataBinding w:prefixMappings="xmlns:ns0='http://schemas.microsoft.com/office/2006/coverPageProps' " w:xpath="/ns0:CoverPageProperties[1]/ns0:PublishDate[1]" w:storeItemID="{55AF091B-3C7A-41E3-B477-F2FDAA23CFDA}"/>
        <w15:appearance w15:val="hidden"/>
        <w:date>
          <w:dateFormat w:val="MMMM d, yyyy"/>
          <w:lid w:val="en-US"/>
          <w:storeMappedDataAs w:val="dateTime"/>
          <w:calendar w:val="gregorian"/>
        </w:date>
      </w:sdtPr>
      <w:sdtContent>
        <w:r w:rsidR="003A781F">
          <w:t xml:space="preserve">Votre histoire, notre histoire </w:t>
        </w:r>
      </w:sdtContent>
    </w:sdt>
    <w:r w:rsidR="005854DB" w:rsidRPr="00F8411A">
      <w:rPr>
        <w:lang w:bidi="fr-FR"/>
      </w:rPr>
      <w:tab/>
    </w:r>
    <w:r w:rsidR="005854DB" w:rsidRPr="00F8411A">
      <w:rPr>
        <w:lang w:bidi="fr-FR"/>
      </w:rPr>
      <w:fldChar w:fldCharType="begin"/>
    </w:r>
    <w:r w:rsidR="005854DB" w:rsidRPr="00F8411A">
      <w:rPr>
        <w:lang w:bidi="fr-FR"/>
      </w:rPr>
      <w:instrText xml:space="preserve"> PAGE   \* MERGEFORMAT </w:instrText>
    </w:r>
    <w:r w:rsidR="005854DB" w:rsidRPr="00F8411A">
      <w:rPr>
        <w:lang w:bidi="fr-FR"/>
      </w:rPr>
      <w:fldChar w:fldCharType="separate"/>
    </w:r>
    <w:r w:rsidR="005854DB">
      <w:rPr>
        <w:lang w:bidi="fr-FR"/>
      </w:rPr>
      <w:t>2</w:t>
    </w:r>
    <w:r w:rsidR="005854DB" w:rsidRPr="00F8411A">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1BCE" w14:textId="77777777" w:rsidR="001C7101" w:rsidRDefault="001C7101" w:rsidP="005A20E2">
      <w:pPr>
        <w:spacing w:after="0"/>
      </w:pPr>
      <w:r>
        <w:separator/>
      </w:r>
    </w:p>
    <w:p w14:paraId="37D1AEF0" w14:textId="77777777" w:rsidR="001C7101" w:rsidRDefault="001C7101"/>
    <w:p w14:paraId="023105D5" w14:textId="77777777" w:rsidR="001C7101" w:rsidRDefault="001C7101" w:rsidP="009B4773"/>
    <w:p w14:paraId="2DB96B49" w14:textId="77777777" w:rsidR="001C7101" w:rsidRDefault="001C7101" w:rsidP="00513832"/>
  </w:footnote>
  <w:footnote w:type="continuationSeparator" w:id="0">
    <w:p w14:paraId="189FEA80" w14:textId="77777777" w:rsidR="001C7101" w:rsidRDefault="001C7101" w:rsidP="005A20E2">
      <w:pPr>
        <w:spacing w:after="0"/>
      </w:pPr>
      <w:r>
        <w:continuationSeparator/>
      </w:r>
    </w:p>
    <w:p w14:paraId="49F3DECE" w14:textId="77777777" w:rsidR="001C7101" w:rsidRDefault="001C7101"/>
    <w:p w14:paraId="2BB7686B" w14:textId="77777777" w:rsidR="001C7101" w:rsidRDefault="001C7101" w:rsidP="009B4773"/>
    <w:p w14:paraId="362D93B5" w14:textId="77777777" w:rsidR="001C7101" w:rsidRDefault="001C7101"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7D64" w14:textId="6E344BEF" w:rsidR="005854DB" w:rsidRPr="005854DB" w:rsidRDefault="00000000" w:rsidP="00A67285">
    <w:pPr>
      <w:pStyle w:val="En-tte"/>
    </w:pPr>
    <w:sdt>
      <w:sdtPr>
        <w:rPr>
          <w:rStyle w:val="Accentuationlgre"/>
        </w:rPr>
        <w:alias w:val="Titre"/>
        <w:tag w:val=""/>
        <w:id w:val="1367024086"/>
        <w:placeholder>
          <w:docPart w:val="05C3C2A26F3A48DBA31D6B00A93E2E11"/>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A82A3A">
          <w:rPr>
            <w:rStyle w:val="Accentuationlgre"/>
          </w:rPr>
          <w:t>Projet intergénérationnel :  Votre histoire, notre histoire</w:t>
        </w:r>
      </w:sdtContent>
    </w:sdt>
    <w:r w:rsidR="005854DB" w:rsidRPr="00A67285">
      <w:rPr>
        <w:rStyle w:val="Accentuationlgre"/>
        <w:lang w:bidi="fr-FR"/>
      </w:rPr>
      <w:br/>
    </w:r>
    <w:sdt>
      <w:sdtPr>
        <w:alias w:val="Sous-titre"/>
        <w:tag w:val=""/>
        <w:id w:val="1852067448"/>
        <w:placeholder>
          <w:docPart w:val="F592A6C098E14DB3817E410C8E090222"/>
        </w:placeholder>
        <w:dataBinding w:prefixMappings="xmlns:ns0='http://purl.org/dc/elements/1.1/' xmlns:ns1='http://schemas.openxmlformats.org/package/2006/metadata/core-properties' " w:xpath="/ns1:coreProperties[1]/ns1:contentStatus[1]" w:storeItemID="{6C3C8BC8-F283-45AE-878A-BAB7291924A1}"/>
        <w15:appearance w15:val="hidden"/>
        <w:text/>
      </w:sdtPr>
      <w:sdtContent>
        <w:r w:rsidR="00E93455">
          <w:t>Consignes et étapes du travail (45%)</w:t>
        </w:r>
      </w:sdtContent>
    </w:sdt>
    <w:r w:rsidR="005854DB">
      <w:rPr>
        <w:noProof/>
        <w:lang w:bidi="fr-FR"/>
      </w:rPr>
      <mc:AlternateContent>
        <mc:Choice Requires="wps">
          <w:drawing>
            <wp:anchor distT="45720" distB="45720" distL="114300" distR="114300" simplePos="0" relativeHeight="251658240" behindDoc="1" locked="0" layoutInCell="1" allowOverlap="1" wp14:anchorId="0BE44ACE" wp14:editId="50166AF2">
              <wp:simplePos x="0" y="0"/>
              <wp:positionH relativeFrom="page">
                <wp:align>center</wp:align>
              </wp:positionH>
              <wp:positionV relativeFrom="page">
                <wp:align>top</wp:align>
              </wp:positionV>
              <wp:extent cx="10058400" cy="1143000"/>
              <wp:effectExtent l="0" t="0" r="0" b="0"/>
              <wp:wrapNone/>
              <wp:docPr id="1" name="Zone de text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rgbClr val="F0CDA1">
                          <a:alpha val="50000"/>
                        </a:srgbClr>
                      </a:solidFill>
                      <a:ln w="9525">
                        <a:noFill/>
                        <a:miter lim="800000"/>
                        <a:headEnd/>
                        <a:tailEnd/>
                      </a:ln>
                    </wps:spPr>
                    <wps:txbx>
                      <w:txbxContent>
                        <w:p w14:paraId="7328D7D0" w14:textId="77777777" w:rsidR="005854DB" w:rsidRDefault="005854DB" w:rsidP="0003123C"/>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BE44ACE" id="_x0000_t202" coordsize="21600,21600" o:spt="202" path="m,l,21600r21600,l21600,xe">
              <v:stroke joinstyle="miter"/>
              <v:path gradientshapeok="t" o:connecttype="rect"/>
            </v:shapetype>
            <v:shape id="Zone de texte 2" o:spid="_x0000_s1026" type="#_x0000_t202" alt="&quot;&quot;" style="position:absolute;margin-left:0;margin-top:0;width:11in;height:90pt;z-index:-251658240;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" fillcolor="#f0cda1" stroked="f">
              <v:fill opacity="32896f"/>
              <v:textbox inset="20mm,8mm">
                <w:txbxContent>
                  <w:p w14:paraId="7328D7D0" w14:textId="77777777" w:rsidR="005854DB" w:rsidRDefault="005854DB" w:rsidP="0003123C"/>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639B" w14:textId="77777777" w:rsidR="005854DB" w:rsidRDefault="005854DB" w:rsidP="00A67285">
    <w:pPr>
      <w:pStyle w:val="En-tte"/>
      <w:spacing w:after="0"/>
    </w:pPr>
    <w:r>
      <w:rPr>
        <w:noProof/>
        <w:lang w:bidi="fr-FR"/>
      </w:rPr>
      <w:drawing>
        <wp:anchor distT="0" distB="0" distL="114300" distR="114300" simplePos="0" relativeHeight="251658241" behindDoc="1" locked="0" layoutInCell="1" allowOverlap="1" wp14:anchorId="0711A2E7" wp14:editId="4AA33B5A">
          <wp:simplePos x="0" y="0"/>
          <wp:positionH relativeFrom="column">
            <wp:posOffset>-797560</wp:posOffset>
          </wp:positionH>
          <wp:positionV relativeFrom="paragraph">
            <wp:posOffset>-410210</wp:posOffset>
          </wp:positionV>
          <wp:extent cx="7996799" cy="2282808"/>
          <wp:effectExtent l="0" t="0" r="4445" b="3810"/>
          <wp:wrapNone/>
          <wp:docPr id="5" name="Image 5" descr="Mains et documents des person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ttyImages-696273168_super.jpg"/>
                  <pic:cNvPicPr/>
                </pic:nvPicPr>
                <pic:blipFill rotWithShape="1">
                  <a:blip r:embed="rId1">
                    <a:extLst>
                      <a:ext uri="{28A0092B-C50C-407E-A947-70E740481C1C}">
                        <a14:useLocalDpi xmlns:a14="http://schemas.microsoft.com/office/drawing/2010/main" val="0"/>
                      </a:ext>
                    </a:extLst>
                  </a:blip>
                  <a:srcRect l="4658" t="15387" r="1918" b="21961"/>
                  <a:stretch/>
                </pic:blipFill>
                <pic:spPr bwMode="auto">
                  <a:xfrm>
                    <a:off x="0" y="0"/>
                    <a:ext cx="8008772" cy="2286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5B0"/>
    <w:multiLevelType w:val="hybridMultilevel"/>
    <w:tmpl w:val="442A5648"/>
    <w:lvl w:ilvl="0" w:tplc="A4946864">
      <w:start w:val="1"/>
      <w:numFmt w:val="bullet"/>
      <w:pStyle w:val="Pucedugraphique4"/>
      <w:lvlText w:val=""/>
      <w:lvlJc w:val="left"/>
      <w:pPr>
        <w:ind w:left="720" w:hanging="360"/>
      </w:pPr>
      <w:rPr>
        <w:rFonts w:ascii="Symbol" w:hAnsi="Symbol" w:hint="default"/>
        <w:color w:val="63A537" w:themeColor="accent2"/>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448E0"/>
    <w:multiLevelType w:val="multilevel"/>
    <w:tmpl w:val="0B1E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0354"/>
    <w:multiLevelType w:val="hybridMultilevel"/>
    <w:tmpl w:val="0464C5E2"/>
    <w:lvl w:ilvl="0" w:tplc="13A87BB0">
      <w:start w:val="1"/>
      <w:numFmt w:val="bullet"/>
      <w:pStyle w:val="Pucedugraphique3"/>
      <w:lvlText w:val=""/>
      <w:lvlJc w:val="left"/>
      <w:pPr>
        <w:ind w:left="720" w:hanging="360"/>
      </w:pPr>
      <w:rPr>
        <w:rFonts w:ascii="Symbol" w:hAnsi="Symbol" w:hint="default"/>
        <w:color w:val="51C3F9" w:themeColor="accent6"/>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F059C5"/>
    <w:multiLevelType w:val="hybridMultilevel"/>
    <w:tmpl w:val="117894FC"/>
    <w:lvl w:ilvl="0" w:tplc="3060231A">
      <w:start w:val="1"/>
      <w:numFmt w:val="bullet"/>
      <w:pStyle w:val="Listepuces"/>
      <w:lvlText w:val=""/>
      <w:lvlJc w:val="left"/>
      <w:pPr>
        <w:ind w:left="720" w:hanging="360"/>
      </w:pPr>
      <w:rPr>
        <w:rFonts w:ascii="Symbol" w:hAnsi="Symbol" w:hint="default"/>
        <w:color w:val="63A537" w:themeColor="accent2"/>
        <w:u w:color="99CB38"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40A80"/>
    <w:multiLevelType w:val="multilevel"/>
    <w:tmpl w:val="13F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283451"/>
    <w:multiLevelType w:val="multilevel"/>
    <w:tmpl w:val="71A6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A10E83"/>
    <w:multiLevelType w:val="hybridMultilevel"/>
    <w:tmpl w:val="DA7C4CCE"/>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07933000"/>
    <w:multiLevelType w:val="hybridMultilevel"/>
    <w:tmpl w:val="ED3EFB58"/>
    <w:lvl w:ilvl="0" w:tplc="0C0C000B">
      <w:start w:val="1"/>
      <w:numFmt w:val="bullet"/>
      <w:lvlText w:val=""/>
      <w:lvlJc w:val="left"/>
      <w:pPr>
        <w:ind w:left="2160" w:hanging="360"/>
      </w:pPr>
      <w:rPr>
        <w:rFonts w:ascii="Wingdings" w:hAnsi="Wingdings" w:hint="default"/>
      </w:rPr>
    </w:lvl>
    <w:lvl w:ilvl="1" w:tplc="0C0C0003" w:tentative="1">
      <w:start w:val="1"/>
      <w:numFmt w:val="bullet"/>
      <w:lvlText w:val="o"/>
      <w:lvlJc w:val="left"/>
      <w:pPr>
        <w:ind w:left="2880" w:hanging="360"/>
      </w:pPr>
      <w:rPr>
        <w:rFonts w:ascii="Courier New" w:hAnsi="Courier New" w:cs="Courier New" w:hint="default"/>
      </w:rPr>
    </w:lvl>
    <w:lvl w:ilvl="2" w:tplc="0C0C0005" w:tentative="1">
      <w:start w:val="1"/>
      <w:numFmt w:val="bullet"/>
      <w:lvlText w:val=""/>
      <w:lvlJc w:val="left"/>
      <w:pPr>
        <w:ind w:left="3600" w:hanging="360"/>
      </w:pPr>
      <w:rPr>
        <w:rFonts w:ascii="Wingdings" w:hAnsi="Wingdings" w:hint="default"/>
      </w:rPr>
    </w:lvl>
    <w:lvl w:ilvl="3" w:tplc="0C0C0001" w:tentative="1">
      <w:start w:val="1"/>
      <w:numFmt w:val="bullet"/>
      <w:lvlText w:val=""/>
      <w:lvlJc w:val="left"/>
      <w:pPr>
        <w:ind w:left="4320" w:hanging="360"/>
      </w:pPr>
      <w:rPr>
        <w:rFonts w:ascii="Symbol" w:hAnsi="Symbol" w:hint="default"/>
      </w:rPr>
    </w:lvl>
    <w:lvl w:ilvl="4" w:tplc="0C0C0003" w:tentative="1">
      <w:start w:val="1"/>
      <w:numFmt w:val="bullet"/>
      <w:lvlText w:val="o"/>
      <w:lvlJc w:val="left"/>
      <w:pPr>
        <w:ind w:left="5040" w:hanging="360"/>
      </w:pPr>
      <w:rPr>
        <w:rFonts w:ascii="Courier New" w:hAnsi="Courier New" w:cs="Courier New" w:hint="default"/>
      </w:rPr>
    </w:lvl>
    <w:lvl w:ilvl="5" w:tplc="0C0C0005" w:tentative="1">
      <w:start w:val="1"/>
      <w:numFmt w:val="bullet"/>
      <w:lvlText w:val=""/>
      <w:lvlJc w:val="left"/>
      <w:pPr>
        <w:ind w:left="5760" w:hanging="360"/>
      </w:pPr>
      <w:rPr>
        <w:rFonts w:ascii="Wingdings" w:hAnsi="Wingdings" w:hint="default"/>
      </w:rPr>
    </w:lvl>
    <w:lvl w:ilvl="6" w:tplc="0C0C0001" w:tentative="1">
      <w:start w:val="1"/>
      <w:numFmt w:val="bullet"/>
      <w:lvlText w:val=""/>
      <w:lvlJc w:val="left"/>
      <w:pPr>
        <w:ind w:left="6480" w:hanging="360"/>
      </w:pPr>
      <w:rPr>
        <w:rFonts w:ascii="Symbol" w:hAnsi="Symbol" w:hint="default"/>
      </w:rPr>
    </w:lvl>
    <w:lvl w:ilvl="7" w:tplc="0C0C0003" w:tentative="1">
      <w:start w:val="1"/>
      <w:numFmt w:val="bullet"/>
      <w:lvlText w:val="o"/>
      <w:lvlJc w:val="left"/>
      <w:pPr>
        <w:ind w:left="7200" w:hanging="360"/>
      </w:pPr>
      <w:rPr>
        <w:rFonts w:ascii="Courier New" w:hAnsi="Courier New" w:cs="Courier New" w:hint="default"/>
      </w:rPr>
    </w:lvl>
    <w:lvl w:ilvl="8" w:tplc="0C0C0005" w:tentative="1">
      <w:start w:val="1"/>
      <w:numFmt w:val="bullet"/>
      <w:lvlText w:val=""/>
      <w:lvlJc w:val="left"/>
      <w:pPr>
        <w:ind w:left="7920" w:hanging="360"/>
      </w:pPr>
      <w:rPr>
        <w:rFonts w:ascii="Wingdings" w:hAnsi="Wingdings" w:hint="default"/>
      </w:rPr>
    </w:lvl>
  </w:abstractNum>
  <w:abstractNum w:abstractNumId="8" w15:restartNumberingAfterBreak="0">
    <w:nsid w:val="0D257A0C"/>
    <w:multiLevelType w:val="multilevel"/>
    <w:tmpl w:val="C97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C09DD"/>
    <w:multiLevelType w:val="multilevel"/>
    <w:tmpl w:val="2B4C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77AFC"/>
    <w:multiLevelType w:val="hybridMultilevel"/>
    <w:tmpl w:val="251E707C"/>
    <w:lvl w:ilvl="0" w:tplc="C7BC33B2">
      <w:start w:val="1"/>
      <w:numFmt w:val="bullet"/>
      <w:pStyle w:val="Pucedugraphique"/>
      <w:lvlText w:val=""/>
      <w:lvlJc w:val="left"/>
      <w:pPr>
        <w:ind w:left="720" w:hanging="360"/>
      </w:pPr>
      <w:rPr>
        <w:rFonts w:ascii="Symbol" w:hAnsi="Symbol" w:hint="default"/>
        <w:color w:val="37A76F" w:themeColor="accent3"/>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D45D7E"/>
    <w:multiLevelType w:val="multilevel"/>
    <w:tmpl w:val="C40A6A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B52E99"/>
    <w:multiLevelType w:val="hybridMultilevel"/>
    <w:tmpl w:val="34F29C76"/>
    <w:lvl w:ilvl="0" w:tplc="C92C26EE">
      <w:start w:val="1"/>
      <w:numFmt w:val="bullet"/>
      <w:lvlText w:val=""/>
      <w:lvlJc w:val="left"/>
      <w:pPr>
        <w:ind w:left="720" w:hanging="360"/>
      </w:pPr>
      <w:rPr>
        <w:rFonts w:ascii="Symbol" w:hAnsi="Symbol" w:hint="default"/>
      </w:rPr>
    </w:lvl>
    <w:lvl w:ilvl="1" w:tplc="E1AE7604">
      <w:start w:val="1"/>
      <w:numFmt w:val="bullet"/>
      <w:lvlText w:val="o"/>
      <w:lvlJc w:val="left"/>
      <w:pPr>
        <w:ind w:left="1440" w:hanging="360"/>
      </w:pPr>
      <w:rPr>
        <w:rFonts w:ascii="Courier New" w:hAnsi="Courier New" w:hint="default"/>
      </w:rPr>
    </w:lvl>
    <w:lvl w:ilvl="2" w:tplc="19ECF70C">
      <w:start w:val="1"/>
      <w:numFmt w:val="bullet"/>
      <w:lvlText w:val=""/>
      <w:lvlJc w:val="left"/>
      <w:pPr>
        <w:ind w:left="2160" w:hanging="360"/>
      </w:pPr>
      <w:rPr>
        <w:rFonts w:ascii="Wingdings" w:hAnsi="Wingdings" w:hint="default"/>
      </w:rPr>
    </w:lvl>
    <w:lvl w:ilvl="3" w:tplc="36164CFC">
      <w:start w:val="1"/>
      <w:numFmt w:val="bullet"/>
      <w:lvlText w:val=""/>
      <w:lvlJc w:val="left"/>
      <w:pPr>
        <w:ind w:left="2880" w:hanging="360"/>
      </w:pPr>
      <w:rPr>
        <w:rFonts w:ascii="Symbol" w:hAnsi="Symbol" w:hint="default"/>
      </w:rPr>
    </w:lvl>
    <w:lvl w:ilvl="4" w:tplc="E1400490">
      <w:start w:val="1"/>
      <w:numFmt w:val="bullet"/>
      <w:lvlText w:val="o"/>
      <w:lvlJc w:val="left"/>
      <w:pPr>
        <w:ind w:left="3600" w:hanging="360"/>
      </w:pPr>
      <w:rPr>
        <w:rFonts w:ascii="Courier New" w:hAnsi="Courier New" w:hint="default"/>
      </w:rPr>
    </w:lvl>
    <w:lvl w:ilvl="5" w:tplc="540CA3BE">
      <w:start w:val="1"/>
      <w:numFmt w:val="bullet"/>
      <w:lvlText w:val=""/>
      <w:lvlJc w:val="left"/>
      <w:pPr>
        <w:ind w:left="4320" w:hanging="360"/>
      </w:pPr>
      <w:rPr>
        <w:rFonts w:ascii="Wingdings" w:hAnsi="Wingdings" w:hint="default"/>
      </w:rPr>
    </w:lvl>
    <w:lvl w:ilvl="6" w:tplc="401E304A">
      <w:start w:val="1"/>
      <w:numFmt w:val="bullet"/>
      <w:lvlText w:val=""/>
      <w:lvlJc w:val="left"/>
      <w:pPr>
        <w:ind w:left="5040" w:hanging="360"/>
      </w:pPr>
      <w:rPr>
        <w:rFonts w:ascii="Symbol" w:hAnsi="Symbol" w:hint="default"/>
      </w:rPr>
    </w:lvl>
    <w:lvl w:ilvl="7" w:tplc="DCBE0062">
      <w:start w:val="1"/>
      <w:numFmt w:val="bullet"/>
      <w:lvlText w:val="o"/>
      <w:lvlJc w:val="left"/>
      <w:pPr>
        <w:ind w:left="5760" w:hanging="360"/>
      </w:pPr>
      <w:rPr>
        <w:rFonts w:ascii="Courier New" w:hAnsi="Courier New" w:hint="default"/>
      </w:rPr>
    </w:lvl>
    <w:lvl w:ilvl="8" w:tplc="223CAAC0">
      <w:start w:val="1"/>
      <w:numFmt w:val="bullet"/>
      <w:lvlText w:val=""/>
      <w:lvlJc w:val="left"/>
      <w:pPr>
        <w:ind w:left="6480" w:hanging="360"/>
      </w:pPr>
      <w:rPr>
        <w:rFonts w:ascii="Wingdings" w:hAnsi="Wingdings" w:hint="default"/>
      </w:rPr>
    </w:lvl>
  </w:abstractNum>
  <w:abstractNum w:abstractNumId="13" w15:restartNumberingAfterBreak="0">
    <w:nsid w:val="1DFF6CD8"/>
    <w:multiLevelType w:val="hybridMultilevel"/>
    <w:tmpl w:val="E3501BC6"/>
    <w:lvl w:ilvl="0" w:tplc="0C0C000B">
      <w:start w:val="1"/>
      <w:numFmt w:val="bullet"/>
      <w:lvlText w:val=""/>
      <w:lvlJc w:val="left"/>
      <w:pPr>
        <w:ind w:left="1121" w:hanging="360"/>
      </w:pPr>
      <w:rPr>
        <w:rFonts w:ascii="Wingdings" w:hAnsi="Wingdings" w:hint="default"/>
      </w:rPr>
    </w:lvl>
    <w:lvl w:ilvl="1" w:tplc="0C0C0003" w:tentative="1">
      <w:start w:val="1"/>
      <w:numFmt w:val="bullet"/>
      <w:lvlText w:val="o"/>
      <w:lvlJc w:val="left"/>
      <w:pPr>
        <w:ind w:left="1841" w:hanging="360"/>
      </w:pPr>
      <w:rPr>
        <w:rFonts w:ascii="Courier New" w:hAnsi="Courier New" w:cs="Courier New" w:hint="default"/>
      </w:rPr>
    </w:lvl>
    <w:lvl w:ilvl="2" w:tplc="0C0C0005" w:tentative="1">
      <w:start w:val="1"/>
      <w:numFmt w:val="bullet"/>
      <w:lvlText w:val=""/>
      <w:lvlJc w:val="left"/>
      <w:pPr>
        <w:ind w:left="2561" w:hanging="360"/>
      </w:pPr>
      <w:rPr>
        <w:rFonts w:ascii="Wingdings" w:hAnsi="Wingdings" w:hint="default"/>
      </w:rPr>
    </w:lvl>
    <w:lvl w:ilvl="3" w:tplc="0C0C0001" w:tentative="1">
      <w:start w:val="1"/>
      <w:numFmt w:val="bullet"/>
      <w:lvlText w:val=""/>
      <w:lvlJc w:val="left"/>
      <w:pPr>
        <w:ind w:left="3281" w:hanging="360"/>
      </w:pPr>
      <w:rPr>
        <w:rFonts w:ascii="Symbol" w:hAnsi="Symbol" w:hint="default"/>
      </w:rPr>
    </w:lvl>
    <w:lvl w:ilvl="4" w:tplc="0C0C0003" w:tentative="1">
      <w:start w:val="1"/>
      <w:numFmt w:val="bullet"/>
      <w:lvlText w:val="o"/>
      <w:lvlJc w:val="left"/>
      <w:pPr>
        <w:ind w:left="4001" w:hanging="360"/>
      </w:pPr>
      <w:rPr>
        <w:rFonts w:ascii="Courier New" w:hAnsi="Courier New" w:cs="Courier New" w:hint="default"/>
      </w:rPr>
    </w:lvl>
    <w:lvl w:ilvl="5" w:tplc="0C0C0005" w:tentative="1">
      <w:start w:val="1"/>
      <w:numFmt w:val="bullet"/>
      <w:lvlText w:val=""/>
      <w:lvlJc w:val="left"/>
      <w:pPr>
        <w:ind w:left="4721" w:hanging="360"/>
      </w:pPr>
      <w:rPr>
        <w:rFonts w:ascii="Wingdings" w:hAnsi="Wingdings" w:hint="default"/>
      </w:rPr>
    </w:lvl>
    <w:lvl w:ilvl="6" w:tplc="0C0C0001" w:tentative="1">
      <w:start w:val="1"/>
      <w:numFmt w:val="bullet"/>
      <w:lvlText w:val=""/>
      <w:lvlJc w:val="left"/>
      <w:pPr>
        <w:ind w:left="5441" w:hanging="360"/>
      </w:pPr>
      <w:rPr>
        <w:rFonts w:ascii="Symbol" w:hAnsi="Symbol" w:hint="default"/>
      </w:rPr>
    </w:lvl>
    <w:lvl w:ilvl="7" w:tplc="0C0C0003" w:tentative="1">
      <w:start w:val="1"/>
      <w:numFmt w:val="bullet"/>
      <w:lvlText w:val="o"/>
      <w:lvlJc w:val="left"/>
      <w:pPr>
        <w:ind w:left="6161" w:hanging="360"/>
      </w:pPr>
      <w:rPr>
        <w:rFonts w:ascii="Courier New" w:hAnsi="Courier New" w:cs="Courier New" w:hint="default"/>
      </w:rPr>
    </w:lvl>
    <w:lvl w:ilvl="8" w:tplc="0C0C0005" w:tentative="1">
      <w:start w:val="1"/>
      <w:numFmt w:val="bullet"/>
      <w:lvlText w:val=""/>
      <w:lvlJc w:val="left"/>
      <w:pPr>
        <w:ind w:left="6881" w:hanging="360"/>
      </w:pPr>
      <w:rPr>
        <w:rFonts w:ascii="Wingdings" w:hAnsi="Wingdings" w:hint="default"/>
      </w:rPr>
    </w:lvl>
  </w:abstractNum>
  <w:abstractNum w:abstractNumId="14" w15:restartNumberingAfterBreak="0">
    <w:nsid w:val="1EE6199F"/>
    <w:multiLevelType w:val="multilevel"/>
    <w:tmpl w:val="440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250BBA"/>
    <w:multiLevelType w:val="multilevel"/>
    <w:tmpl w:val="02908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626A4"/>
    <w:multiLevelType w:val="hybridMultilevel"/>
    <w:tmpl w:val="F4C0EA54"/>
    <w:lvl w:ilvl="0" w:tplc="57CA6254">
      <w:start w:val="1"/>
      <w:numFmt w:val="bullet"/>
      <w:lvlText w:val=""/>
      <w:lvlJc w:val="left"/>
      <w:pPr>
        <w:ind w:left="720" w:hanging="360"/>
      </w:pPr>
      <w:rPr>
        <w:rFonts w:ascii="Symbol" w:hAnsi="Symbol" w:hint="default"/>
      </w:rPr>
    </w:lvl>
    <w:lvl w:ilvl="1" w:tplc="D0920854">
      <w:start w:val="1"/>
      <w:numFmt w:val="bullet"/>
      <w:lvlText w:val="o"/>
      <w:lvlJc w:val="left"/>
      <w:pPr>
        <w:ind w:left="1440" w:hanging="360"/>
      </w:pPr>
      <w:rPr>
        <w:rFonts w:ascii="Courier New" w:hAnsi="Courier New" w:hint="default"/>
      </w:rPr>
    </w:lvl>
    <w:lvl w:ilvl="2" w:tplc="BC86D466">
      <w:start w:val="1"/>
      <w:numFmt w:val="bullet"/>
      <w:lvlText w:val=""/>
      <w:lvlJc w:val="left"/>
      <w:pPr>
        <w:ind w:left="2160" w:hanging="360"/>
      </w:pPr>
      <w:rPr>
        <w:rFonts w:ascii="Wingdings" w:hAnsi="Wingdings" w:hint="default"/>
      </w:rPr>
    </w:lvl>
    <w:lvl w:ilvl="3" w:tplc="C7C45E72">
      <w:start w:val="1"/>
      <w:numFmt w:val="bullet"/>
      <w:lvlText w:val=""/>
      <w:lvlJc w:val="left"/>
      <w:pPr>
        <w:ind w:left="2880" w:hanging="360"/>
      </w:pPr>
      <w:rPr>
        <w:rFonts w:ascii="Symbol" w:hAnsi="Symbol" w:hint="default"/>
      </w:rPr>
    </w:lvl>
    <w:lvl w:ilvl="4" w:tplc="CE4A649C">
      <w:start w:val="1"/>
      <w:numFmt w:val="bullet"/>
      <w:lvlText w:val="o"/>
      <w:lvlJc w:val="left"/>
      <w:pPr>
        <w:ind w:left="3600" w:hanging="360"/>
      </w:pPr>
      <w:rPr>
        <w:rFonts w:ascii="Courier New" w:hAnsi="Courier New" w:hint="default"/>
      </w:rPr>
    </w:lvl>
    <w:lvl w:ilvl="5" w:tplc="29760A90">
      <w:start w:val="1"/>
      <w:numFmt w:val="bullet"/>
      <w:lvlText w:val=""/>
      <w:lvlJc w:val="left"/>
      <w:pPr>
        <w:ind w:left="4320" w:hanging="360"/>
      </w:pPr>
      <w:rPr>
        <w:rFonts w:ascii="Wingdings" w:hAnsi="Wingdings" w:hint="default"/>
      </w:rPr>
    </w:lvl>
    <w:lvl w:ilvl="6" w:tplc="8AF8DA1E">
      <w:start w:val="1"/>
      <w:numFmt w:val="bullet"/>
      <w:lvlText w:val=""/>
      <w:lvlJc w:val="left"/>
      <w:pPr>
        <w:ind w:left="5040" w:hanging="360"/>
      </w:pPr>
      <w:rPr>
        <w:rFonts w:ascii="Symbol" w:hAnsi="Symbol" w:hint="default"/>
      </w:rPr>
    </w:lvl>
    <w:lvl w:ilvl="7" w:tplc="64FC94CC">
      <w:start w:val="1"/>
      <w:numFmt w:val="bullet"/>
      <w:lvlText w:val="o"/>
      <w:lvlJc w:val="left"/>
      <w:pPr>
        <w:ind w:left="5760" w:hanging="360"/>
      </w:pPr>
      <w:rPr>
        <w:rFonts w:ascii="Courier New" w:hAnsi="Courier New" w:hint="default"/>
      </w:rPr>
    </w:lvl>
    <w:lvl w:ilvl="8" w:tplc="C4C69886">
      <w:start w:val="1"/>
      <w:numFmt w:val="bullet"/>
      <w:lvlText w:val=""/>
      <w:lvlJc w:val="left"/>
      <w:pPr>
        <w:ind w:left="6480" w:hanging="360"/>
      </w:pPr>
      <w:rPr>
        <w:rFonts w:ascii="Wingdings" w:hAnsi="Wingdings" w:hint="default"/>
      </w:rPr>
    </w:lvl>
  </w:abstractNum>
  <w:abstractNum w:abstractNumId="17" w15:restartNumberingAfterBreak="0">
    <w:nsid w:val="2237543F"/>
    <w:multiLevelType w:val="multilevel"/>
    <w:tmpl w:val="987C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005739"/>
    <w:multiLevelType w:val="multilevel"/>
    <w:tmpl w:val="D7E8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BE381C"/>
    <w:multiLevelType w:val="multilevel"/>
    <w:tmpl w:val="76D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CA76C4"/>
    <w:multiLevelType w:val="multilevel"/>
    <w:tmpl w:val="3350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1613B"/>
    <w:multiLevelType w:val="hybridMultilevel"/>
    <w:tmpl w:val="4E522350"/>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2C3107E2"/>
    <w:multiLevelType w:val="multilevel"/>
    <w:tmpl w:val="4A7865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7229F4"/>
    <w:multiLevelType w:val="multilevel"/>
    <w:tmpl w:val="681C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448EF"/>
    <w:multiLevelType w:val="hybridMultilevel"/>
    <w:tmpl w:val="A92A2166"/>
    <w:lvl w:ilvl="0" w:tplc="A4583C36">
      <w:start w:val="1"/>
      <w:numFmt w:val="bullet"/>
      <w:pStyle w:val="Pucedugraphique2"/>
      <w:lvlText w:val=""/>
      <w:lvlJc w:val="left"/>
      <w:pPr>
        <w:ind w:left="720" w:hanging="360"/>
      </w:pPr>
      <w:rPr>
        <w:rFonts w:ascii="Symbol" w:hAnsi="Symbol" w:hint="default"/>
        <w:color w:val="4EB3CF" w:themeColor="accent5"/>
        <w:u w:color="99CB38"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960862"/>
    <w:multiLevelType w:val="multilevel"/>
    <w:tmpl w:val="9C02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4343EF"/>
    <w:multiLevelType w:val="multilevel"/>
    <w:tmpl w:val="EA4A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ED270A"/>
    <w:multiLevelType w:val="multilevel"/>
    <w:tmpl w:val="DAD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970095"/>
    <w:multiLevelType w:val="multilevel"/>
    <w:tmpl w:val="F500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28305F"/>
    <w:multiLevelType w:val="multilevel"/>
    <w:tmpl w:val="C25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D47BEC"/>
    <w:multiLevelType w:val="multilevel"/>
    <w:tmpl w:val="A8C2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F97329"/>
    <w:multiLevelType w:val="multilevel"/>
    <w:tmpl w:val="944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E7C78"/>
    <w:multiLevelType w:val="hybridMultilevel"/>
    <w:tmpl w:val="773CDC7E"/>
    <w:lvl w:ilvl="0" w:tplc="69EAA048">
      <w:start w:val="1"/>
      <w:numFmt w:val="bullet"/>
      <w:lvlText w:val=""/>
      <w:lvlJc w:val="left"/>
      <w:pPr>
        <w:ind w:left="2160" w:hanging="360"/>
      </w:pPr>
      <w:rPr>
        <w:rFonts w:ascii="Wingdings" w:hAnsi="Wingdings" w:hint="default"/>
        <w:color w:val="63A537" w:themeColor="accent2"/>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3" w15:restartNumberingAfterBreak="0">
    <w:nsid w:val="403D2E6E"/>
    <w:multiLevelType w:val="multilevel"/>
    <w:tmpl w:val="F6D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3722EA"/>
    <w:multiLevelType w:val="multilevel"/>
    <w:tmpl w:val="3AB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392B44"/>
    <w:multiLevelType w:val="multilevel"/>
    <w:tmpl w:val="FC6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394A30"/>
    <w:multiLevelType w:val="multilevel"/>
    <w:tmpl w:val="8B0A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5104B3"/>
    <w:multiLevelType w:val="multilevel"/>
    <w:tmpl w:val="CF265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57429C"/>
    <w:multiLevelType w:val="multilevel"/>
    <w:tmpl w:val="449A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E927A3A"/>
    <w:multiLevelType w:val="hybridMultilevel"/>
    <w:tmpl w:val="C906689C"/>
    <w:lvl w:ilvl="0" w:tplc="BC047F84">
      <w:start w:val="1"/>
      <w:numFmt w:val="lowerLetter"/>
      <w:lvlText w:val="%1)"/>
      <w:lvlJc w:val="left"/>
      <w:pPr>
        <w:ind w:left="720" w:hanging="360"/>
      </w:pPr>
      <w:rPr>
        <w:b/>
        <w:bCs/>
        <w:color w:val="63A537" w:themeColor="accent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0" w15:restartNumberingAfterBreak="0">
    <w:nsid w:val="50CA11C3"/>
    <w:multiLevelType w:val="multilevel"/>
    <w:tmpl w:val="105C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8C1828"/>
    <w:multiLevelType w:val="multilevel"/>
    <w:tmpl w:val="B37E5AC8"/>
    <w:lvl w:ilvl="0">
      <w:start w:val="1"/>
      <w:numFmt w:val="decimal"/>
      <w:pStyle w:val="Listenumros"/>
      <w:lvlText w:val="%1."/>
      <w:lvlJc w:val="left"/>
      <w:pPr>
        <w:ind w:left="360" w:hanging="360"/>
      </w:pPr>
      <w:rPr>
        <w:rFonts w:hint="default"/>
        <w:b/>
        <w:color w:val="63A537" w:themeColor="accent2"/>
        <w:u w:color="99CB38" w:themeColor="accent1"/>
      </w:rPr>
    </w:lvl>
    <w:lvl w:ilvl="1">
      <w:start w:val="1"/>
      <w:numFmt w:val="lowerLetter"/>
      <w:pStyle w:val="Listenumros2"/>
      <w:lvlText w:val="%2."/>
      <w:lvlJc w:val="left"/>
      <w:pPr>
        <w:ind w:left="360" w:hanging="360"/>
      </w:pPr>
      <w:rPr>
        <w:rFonts w:hint="default"/>
        <w:color w:val="63A537" w:themeColor="accent2"/>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4B56930"/>
    <w:multiLevelType w:val="multilevel"/>
    <w:tmpl w:val="25E4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7D5507"/>
    <w:multiLevelType w:val="multilevel"/>
    <w:tmpl w:val="598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7EFDE"/>
    <w:multiLevelType w:val="hybridMultilevel"/>
    <w:tmpl w:val="37681BBE"/>
    <w:lvl w:ilvl="0" w:tplc="BFD2546E">
      <w:start w:val="1"/>
      <w:numFmt w:val="bullet"/>
      <w:lvlText w:val=""/>
      <w:lvlJc w:val="left"/>
      <w:pPr>
        <w:ind w:left="720" w:hanging="360"/>
      </w:pPr>
      <w:rPr>
        <w:rFonts w:ascii="Symbol" w:hAnsi="Symbol" w:hint="default"/>
      </w:rPr>
    </w:lvl>
    <w:lvl w:ilvl="1" w:tplc="4FC6BCD0">
      <w:start w:val="1"/>
      <w:numFmt w:val="bullet"/>
      <w:lvlText w:val="o"/>
      <w:lvlJc w:val="left"/>
      <w:pPr>
        <w:ind w:left="1440" w:hanging="360"/>
      </w:pPr>
      <w:rPr>
        <w:rFonts w:ascii="Courier New" w:hAnsi="Courier New" w:hint="default"/>
      </w:rPr>
    </w:lvl>
    <w:lvl w:ilvl="2" w:tplc="14A43632">
      <w:start w:val="1"/>
      <w:numFmt w:val="bullet"/>
      <w:lvlText w:val=""/>
      <w:lvlJc w:val="left"/>
      <w:pPr>
        <w:ind w:left="2160" w:hanging="360"/>
      </w:pPr>
      <w:rPr>
        <w:rFonts w:ascii="Wingdings" w:hAnsi="Wingdings" w:hint="default"/>
      </w:rPr>
    </w:lvl>
    <w:lvl w:ilvl="3" w:tplc="9D9CD21C">
      <w:start w:val="1"/>
      <w:numFmt w:val="bullet"/>
      <w:lvlText w:val=""/>
      <w:lvlJc w:val="left"/>
      <w:pPr>
        <w:ind w:left="2880" w:hanging="360"/>
      </w:pPr>
      <w:rPr>
        <w:rFonts w:ascii="Symbol" w:hAnsi="Symbol" w:hint="default"/>
      </w:rPr>
    </w:lvl>
    <w:lvl w:ilvl="4" w:tplc="1A5A32E4">
      <w:start w:val="1"/>
      <w:numFmt w:val="bullet"/>
      <w:lvlText w:val="o"/>
      <w:lvlJc w:val="left"/>
      <w:pPr>
        <w:ind w:left="3600" w:hanging="360"/>
      </w:pPr>
      <w:rPr>
        <w:rFonts w:ascii="Courier New" w:hAnsi="Courier New" w:hint="default"/>
      </w:rPr>
    </w:lvl>
    <w:lvl w:ilvl="5" w:tplc="C17C3044">
      <w:start w:val="1"/>
      <w:numFmt w:val="bullet"/>
      <w:lvlText w:val=""/>
      <w:lvlJc w:val="left"/>
      <w:pPr>
        <w:ind w:left="4320" w:hanging="360"/>
      </w:pPr>
      <w:rPr>
        <w:rFonts w:ascii="Wingdings" w:hAnsi="Wingdings" w:hint="default"/>
      </w:rPr>
    </w:lvl>
    <w:lvl w:ilvl="6" w:tplc="E93A01FA">
      <w:start w:val="1"/>
      <w:numFmt w:val="bullet"/>
      <w:lvlText w:val=""/>
      <w:lvlJc w:val="left"/>
      <w:pPr>
        <w:ind w:left="5040" w:hanging="360"/>
      </w:pPr>
      <w:rPr>
        <w:rFonts w:ascii="Symbol" w:hAnsi="Symbol" w:hint="default"/>
      </w:rPr>
    </w:lvl>
    <w:lvl w:ilvl="7" w:tplc="3EEA1134">
      <w:start w:val="1"/>
      <w:numFmt w:val="bullet"/>
      <w:lvlText w:val="o"/>
      <w:lvlJc w:val="left"/>
      <w:pPr>
        <w:ind w:left="5760" w:hanging="360"/>
      </w:pPr>
      <w:rPr>
        <w:rFonts w:ascii="Courier New" w:hAnsi="Courier New" w:hint="default"/>
      </w:rPr>
    </w:lvl>
    <w:lvl w:ilvl="8" w:tplc="7366A1EC">
      <w:start w:val="1"/>
      <w:numFmt w:val="bullet"/>
      <w:lvlText w:val=""/>
      <w:lvlJc w:val="left"/>
      <w:pPr>
        <w:ind w:left="6480" w:hanging="360"/>
      </w:pPr>
      <w:rPr>
        <w:rFonts w:ascii="Wingdings" w:hAnsi="Wingdings" w:hint="default"/>
      </w:rPr>
    </w:lvl>
  </w:abstractNum>
  <w:abstractNum w:abstractNumId="45" w15:restartNumberingAfterBreak="0">
    <w:nsid w:val="5A146B8F"/>
    <w:multiLevelType w:val="multilevel"/>
    <w:tmpl w:val="4DC2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A2566D"/>
    <w:multiLevelType w:val="hybridMultilevel"/>
    <w:tmpl w:val="3B72098E"/>
    <w:lvl w:ilvl="0" w:tplc="11C070F0">
      <w:start w:val="1"/>
      <w:numFmt w:val="bullet"/>
      <w:lvlText w:val=""/>
      <w:lvlJc w:val="left"/>
      <w:pPr>
        <w:ind w:left="720" w:hanging="360"/>
      </w:pPr>
      <w:rPr>
        <w:rFonts w:ascii="Symbol" w:hAnsi="Symbol" w:hint="default"/>
      </w:rPr>
    </w:lvl>
    <w:lvl w:ilvl="1" w:tplc="06FEA774">
      <w:start w:val="1"/>
      <w:numFmt w:val="bullet"/>
      <w:lvlText w:val="o"/>
      <w:lvlJc w:val="left"/>
      <w:pPr>
        <w:ind w:left="1440" w:hanging="360"/>
      </w:pPr>
      <w:rPr>
        <w:rFonts w:ascii="Courier New" w:hAnsi="Courier New" w:hint="default"/>
      </w:rPr>
    </w:lvl>
    <w:lvl w:ilvl="2" w:tplc="B47449A0">
      <w:start w:val="1"/>
      <w:numFmt w:val="bullet"/>
      <w:lvlText w:val=""/>
      <w:lvlJc w:val="left"/>
      <w:pPr>
        <w:ind w:left="2160" w:hanging="360"/>
      </w:pPr>
      <w:rPr>
        <w:rFonts w:ascii="Wingdings" w:hAnsi="Wingdings" w:hint="default"/>
      </w:rPr>
    </w:lvl>
    <w:lvl w:ilvl="3" w:tplc="E32A85F4">
      <w:start w:val="1"/>
      <w:numFmt w:val="bullet"/>
      <w:lvlText w:val=""/>
      <w:lvlJc w:val="left"/>
      <w:pPr>
        <w:ind w:left="2880" w:hanging="360"/>
      </w:pPr>
      <w:rPr>
        <w:rFonts w:ascii="Symbol" w:hAnsi="Symbol" w:hint="default"/>
      </w:rPr>
    </w:lvl>
    <w:lvl w:ilvl="4" w:tplc="86FC0186">
      <w:start w:val="1"/>
      <w:numFmt w:val="bullet"/>
      <w:lvlText w:val="o"/>
      <w:lvlJc w:val="left"/>
      <w:pPr>
        <w:ind w:left="3600" w:hanging="360"/>
      </w:pPr>
      <w:rPr>
        <w:rFonts w:ascii="Courier New" w:hAnsi="Courier New" w:hint="default"/>
      </w:rPr>
    </w:lvl>
    <w:lvl w:ilvl="5" w:tplc="D92891F2">
      <w:start w:val="1"/>
      <w:numFmt w:val="bullet"/>
      <w:lvlText w:val=""/>
      <w:lvlJc w:val="left"/>
      <w:pPr>
        <w:ind w:left="4320" w:hanging="360"/>
      </w:pPr>
      <w:rPr>
        <w:rFonts w:ascii="Wingdings" w:hAnsi="Wingdings" w:hint="default"/>
      </w:rPr>
    </w:lvl>
    <w:lvl w:ilvl="6" w:tplc="9A8C5DDA">
      <w:start w:val="1"/>
      <w:numFmt w:val="bullet"/>
      <w:lvlText w:val=""/>
      <w:lvlJc w:val="left"/>
      <w:pPr>
        <w:ind w:left="5040" w:hanging="360"/>
      </w:pPr>
      <w:rPr>
        <w:rFonts w:ascii="Symbol" w:hAnsi="Symbol" w:hint="default"/>
      </w:rPr>
    </w:lvl>
    <w:lvl w:ilvl="7" w:tplc="F87C63BE">
      <w:start w:val="1"/>
      <w:numFmt w:val="bullet"/>
      <w:lvlText w:val="o"/>
      <w:lvlJc w:val="left"/>
      <w:pPr>
        <w:ind w:left="5760" w:hanging="360"/>
      </w:pPr>
      <w:rPr>
        <w:rFonts w:ascii="Courier New" w:hAnsi="Courier New" w:hint="default"/>
      </w:rPr>
    </w:lvl>
    <w:lvl w:ilvl="8" w:tplc="C9542336">
      <w:start w:val="1"/>
      <w:numFmt w:val="bullet"/>
      <w:lvlText w:val=""/>
      <w:lvlJc w:val="left"/>
      <w:pPr>
        <w:ind w:left="6480" w:hanging="360"/>
      </w:pPr>
      <w:rPr>
        <w:rFonts w:ascii="Wingdings" w:hAnsi="Wingdings" w:hint="default"/>
      </w:rPr>
    </w:lvl>
  </w:abstractNum>
  <w:abstractNum w:abstractNumId="47" w15:restartNumberingAfterBreak="0">
    <w:nsid w:val="5FEA5368"/>
    <w:multiLevelType w:val="multilevel"/>
    <w:tmpl w:val="0C6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0991002"/>
    <w:multiLevelType w:val="hybridMultilevel"/>
    <w:tmpl w:val="251AE0FC"/>
    <w:lvl w:ilvl="0" w:tplc="DCECFAC2">
      <w:start w:val="1"/>
      <w:numFmt w:val="lowerLetter"/>
      <w:lvlText w:val="%1)"/>
      <w:lvlJc w:val="left"/>
      <w:pPr>
        <w:ind w:left="720" w:hanging="360"/>
      </w:pPr>
      <w:rPr>
        <w:color w:val="63A537" w:themeColor="accent2"/>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9" w15:restartNumberingAfterBreak="0">
    <w:nsid w:val="61456FAF"/>
    <w:multiLevelType w:val="hybridMultilevel"/>
    <w:tmpl w:val="67406532"/>
    <w:lvl w:ilvl="0" w:tplc="0C0C0005">
      <w:start w:val="1"/>
      <w:numFmt w:val="bullet"/>
      <w:lvlText w:val=""/>
      <w:lvlJc w:val="left"/>
      <w:pPr>
        <w:ind w:left="720" w:hanging="360"/>
      </w:pPr>
      <w:rPr>
        <w:rFonts w:ascii="Wingdings" w:hAnsi="Wingdings" w:hint="default"/>
      </w:rPr>
    </w:lvl>
    <w:lvl w:ilvl="1" w:tplc="F4109170">
      <w:start w:val="1"/>
      <w:numFmt w:val="bullet"/>
      <w:lvlText w:val=""/>
      <w:lvlJc w:val="left"/>
      <w:pPr>
        <w:ind w:left="1440" w:hanging="360"/>
      </w:pPr>
      <w:rPr>
        <w:rFonts w:ascii="Wingdings" w:hAnsi="Wingdings" w:hint="default"/>
        <w:color w:val="63A537" w:themeColor="accent2"/>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0" w15:restartNumberingAfterBreak="0">
    <w:nsid w:val="634067E8"/>
    <w:multiLevelType w:val="hybridMultilevel"/>
    <w:tmpl w:val="A024017E"/>
    <w:lvl w:ilvl="0" w:tplc="69EAA048">
      <w:start w:val="1"/>
      <w:numFmt w:val="bullet"/>
      <w:lvlText w:val=""/>
      <w:lvlJc w:val="left"/>
      <w:pPr>
        <w:ind w:left="2160" w:hanging="360"/>
      </w:pPr>
      <w:rPr>
        <w:rFonts w:ascii="Wingdings" w:hAnsi="Wingdings" w:hint="default"/>
        <w:color w:val="63A537" w:themeColor="accent2"/>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1" w15:restartNumberingAfterBreak="0">
    <w:nsid w:val="64BB2159"/>
    <w:multiLevelType w:val="multilevel"/>
    <w:tmpl w:val="FA8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853685"/>
    <w:multiLevelType w:val="multilevel"/>
    <w:tmpl w:val="B8C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992B64"/>
    <w:multiLevelType w:val="multilevel"/>
    <w:tmpl w:val="A23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F4571E"/>
    <w:multiLevelType w:val="multilevel"/>
    <w:tmpl w:val="CE9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544864"/>
    <w:multiLevelType w:val="multilevel"/>
    <w:tmpl w:val="CAF6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FB67A84"/>
    <w:multiLevelType w:val="multilevel"/>
    <w:tmpl w:val="FE92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0AD6B0E"/>
    <w:multiLevelType w:val="multilevel"/>
    <w:tmpl w:val="685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9589BB"/>
    <w:multiLevelType w:val="hybridMultilevel"/>
    <w:tmpl w:val="A7FA9E9C"/>
    <w:lvl w:ilvl="0" w:tplc="4DE6DED4">
      <w:start w:val="1"/>
      <w:numFmt w:val="bullet"/>
      <w:lvlText w:val=""/>
      <w:lvlJc w:val="left"/>
      <w:pPr>
        <w:ind w:left="720" w:hanging="360"/>
      </w:pPr>
      <w:rPr>
        <w:rFonts w:ascii="Symbol" w:hAnsi="Symbol" w:hint="default"/>
      </w:rPr>
    </w:lvl>
    <w:lvl w:ilvl="1" w:tplc="ECF88F46">
      <w:start w:val="1"/>
      <w:numFmt w:val="bullet"/>
      <w:lvlText w:val="o"/>
      <w:lvlJc w:val="left"/>
      <w:pPr>
        <w:ind w:left="1440" w:hanging="360"/>
      </w:pPr>
      <w:rPr>
        <w:rFonts w:ascii="Courier New" w:hAnsi="Courier New" w:hint="default"/>
      </w:rPr>
    </w:lvl>
    <w:lvl w:ilvl="2" w:tplc="16A03C12">
      <w:start w:val="1"/>
      <w:numFmt w:val="bullet"/>
      <w:lvlText w:val=""/>
      <w:lvlJc w:val="left"/>
      <w:pPr>
        <w:ind w:left="2160" w:hanging="360"/>
      </w:pPr>
      <w:rPr>
        <w:rFonts w:ascii="Wingdings" w:hAnsi="Wingdings" w:hint="default"/>
      </w:rPr>
    </w:lvl>
    <w:lvl w:ilvl="3" w:tplc="1248971E">
      <w:start w:val="1"/>
      <w:numFmt w:val="bullet"/>
      <w:lvlText w:val=""/>
      <w:lvlJc w:val="left"/>
      <w:pPr>
        <w:ind w:left="2880" w:hanging="360"/>
      </w:pPr>
      <w:rPr>
        <w:rFonts w:ascii="Symbol" w:hAnsi="Symbol" w:hint="default"/>
      </w:rPr>
    </w:lvl>
    <w:lvl w:ilvl="4" w:tplc="CCE286E2">
      <w:start w:val="1"/>
      <w:numFmt w:val="bullet"/>
      <w:lvlText w:val="o"/>
      <w:lvlJc w:val="left"/>
      <w:pPr>
        <w:ind w:left="3600" w:hanging="360"/>
      </w:pPr>
      <w:rPr>
        <w:rFonts w:ascii="Courier New" w:hAnsi="Courier New" w:hint="default"/>
      </w:rPr>
    </w:lvl>
    <w:lvl w:ilvl="5" w:tplc="0D7E00E8">
      <w:start w:val="1"/>
      <w:numFmt w:val="bullet"/>
      <w:lvlText w:val=""/>
      <w:lvlJc w:val="left"/>
      <w:pPr>
        <w:ind w:left="4320" w:hanging="360"/>
      </w:pPr>
      <w:rPr>
        <w:rFonts w:ascii="Wingdings" w:hAnsi="Wingdings" w:hint="default"/>
      </w:rPr>
    </w:lvl>
    <w:lvl w:ilvl="6" w:tplc="3CC60082">
      <w:start w:val="1"/>
      <w:numFmt w:val="bullet"/>
      <w:lvlText w:val=""/>
      <w:lvlJc w:val="left"/>
      <w:pPr>
        <w:ind w:left="5040" w:hanging="360"/>
      </w:pPr>
      <w:rPr>
        <w:rFonts w:ascii="Symbol" w:hAnsi="Symbol" w:hint="default"/>
      </w:rPr>
    </w:lvl>
    <w:lvl w:ilvl="7" w:tplc="EACE6FB6">
      <w:start w:val="1"/>
      <w:numFmt w:val="bullet"/>
      <w:lvlText w:val="o"/>
      <w:lvlJc w:val="left"/>
      <w:pPr>
        <w:ind w:left="5760" w:hanging="360"/>
      </w:pPr>
      <w:rPr>
        <w:rFonts w:ascii="Courier New" w:hAnsi="Courier New" w:hint="default"/>
      </w:rPr>
    </w:lvl>
    <w:lvl w:ilvl="8" w:tplc="1E4C9A06">
      <w:start w:val="1"/>
      <w:numFmt w:val="bullet"/>
      <w:lvlText w:val=""/>
      <w:lvlJc w:val="left"/>
      <w:pPr>
        <w:ind w:left="6480" w:hanging="360"/>
      </w:pPr>
      <w:rPr>
        <w:rFonts w:ascii="Wingdings" w:hAnsi="Wingdings" w:hint="default"/>
      </w:rPr>
    </w:lvl>
  </w:abstractNum>
  <w:abstractNum w:abstractNumId="59" w15:restartNumberingAfterBreak="0">
    <w:nsid w:val="771D41E6"/>
    <w:multiLevelType w:val="hybridMultilevel"/>
    <w:tmpl w:val="F760E740"/>
    <w:lvl w:ilvl="0" w:tplc="36BEA5EA">
      <w:start w:val="1"/>
      <w:numFmt w:val="bullet"/>
      <w:lvlText w:val=""/>
      <w:lvlJc w:val="left"/>
      <w:pPr>
        <w:ind w:left="720" w:hanging="360"/>
      </w:pPr>
      <w:rPr>
        <w:rFonts w:ascii="Symbol" w:hAnsi="Symbol" w:hint="default"/>
      </w:rPr>
    </w:lvl>
    <w:lvl w:ilvl="1" w:tplc="A8601F9A">
      <w:start w:val="1"/>
      <w:numFmt w:val="bullet"/>
      <w:lvlText w:val="o"/>
      <w:lvlJc w:val="left"/>
      <w:pPr>
        <w:ind w:left="1440" w:hanging="360"/>
      </w:pPr>
      <w:rPr>
        <w:rFonts w:ascii="Courier New" w:hAnsi="Courier New" w:hint="default"/>
      </w:rPr>
    </w:lvl>
    <w:lvl w:ilvl="2" w:tplc="A6DE304E">
      <w:start w:val="1"/>
      <w:numFmt w:val="bullet"/>
      <w:lvlText w:val=""/>
      <w:lvlJc w:val="left"/>
      <w:pPr>
        <w:ind w:left="2160" w:hanging="360"/>
      </w:pPr>
      <w:rPr>
        <w:rFonts w:ascii="Wingdings" w:hAnsi="Wingdings" w:hint="default"/>
      </w:rPr>
    </w:lvl>
    <w:lvl w:ilvl="3" w:tplc="8F7E6BA4">
      <w:start w:val="1"/>
      <w:numFmt w:val="bullet"/>
      <w:lvlText w:val=""/>
      <w:lvlJc w:val="left"/>
      <w:pPr>
        <w:ind w:left="2880" w:hanging="360"/>
      </w:pPr>
      <w:rPr>
        <w:rFonts w:ascii="Symbol" w:hAnsi="Symbol" w:hint="default"/>
      </w:rPr>
    </w:lvl>
    <w:lvl w:ilvl="4" w:tplc="FE628C20">
      <w:start w:val="1"/>
      <w:numFmt w:val="bullet"/>
      <w:lvlText w:val="o"/>
      <w:lvlJc w:val="left"/>
      <w:pPr>
        <w:ind w:left="3600" w:hanging="360"/>
      </w:pPr>
      <w:rPr>
        <w:rFonts w:ascii="Courier New" w:hAnsi="Courier New" w:hint="default"/>
      </w:rPr>
    </w:lvl>
    <w:lvl w:ilvl="5" w:tplc="0F9AF71C">
      <w:start w:val="1"/>
      <w:numFmt w:val="bullet"/>
      <w:lvlText w:val=""/>
      <w:lvlJc w:val="left"/>
      <w:pPr>
        <w:ind w:left="4320" w:hanging="360"/>
      </w:pPr>
      <w:rPr>
        <w:rFonts w:ascii="Wingdings" w:hAnsi="Wingdings" w:hint="default"/>
      </w:rPr>
    </w:lvl>
    <w:lvl w:ilvl="6" w:tplc="9A60D4BA">
      <w:start w:val="1"/>
      <w:numFmt w:val="bullet"/>
      <w:lvlText w:val=""/>
      <w:lvlJc w:val="left"/>
      <w:pPr>
        <w:ind w:left="5040" w:hanging="360"/>
      </w:pPr>
      <w:rPr>
        <w:rFonts w:ascii="Symbol" w:hAnsi="Symbol" w:hint="default"/>
      </w:rPr>
    </w:lvl>
    <w:lvl w:ilvl="7" w:tplc="5F2216D8">
      <w:start w:val="1"/>
      <w:numFmt w:val="bullet"/>
      <w:lvlText w:val="o"/>
      <w:lvlJc w:val="left"/>
      <w:pPr>
        <w:ind w:left="5760" w:hanging="360"/>
      </w:pPr>
      <w:rPr>
        <w:rFonts w:ascii="Courier New" w:hAnsi="Courier New" w:hint="default"/>
      </w:rPr>
    </w:lvl>
    <w:lvl w:ilvl="8" w:tplc="9A6EFBF0">
      <w:start w:val="1"/>
      <w:numFmt w:val="bullet"/>
      <w:lvlText w:val=""/>
      <w:lvlJc w:val="left"/>
      <w:pPr>
        <w:ind w:left="6480" w:hanging="360"/>
      </w:pPr>
      <w:rPr>
        <w:rFonts w:ascii="Wingdings" w:hAnsi="Wingdings" w:hint="default"/>
      </w:rPr>
    </w:lvl>
  </w:abstractNum>
  <w:abstractNum w:abstractNumId="60" w15:restartNumberingAfterBreak="0">
    <w:nsid w:val="779611A4"/>
    <w:multiLevelType w:val="multilevel"/>
    <w:tmpl w:val="EBC6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1906DE"/>
    <w:multiLevelType w:val="hybridMultilevel"/>
    <w:tmpl w:val="0D00244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62" w15:restartNumberingAfterBreak="0">
    <w:nsid w:val="7E525D26"/>
    <w:multiLevelType w:val="multilevel"/>
    <w:tmpl w:val="750CA9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516312">
    <w:abstractNumId w:val="58"/>
  </w:num>
  <w:num w:numId="2" w16cid:durableId="869031235">
    <w:abstractNumId w:val="16"/>
  </w:num>
  <w:num w:numId="3" w16cid:durableId="1957251365">
    <w:abstractNumId w:val="44"/>
  </w:num>
  <w:num w:numId="4" w16cid:durableId="315108568">
    <w:abstractNumId w:val="46"/>
  </w:num>
  <w:num w:numId="5" w16cid:durableId="68039495">
    <w:abstractNumId w:val="59"/>
  </w:num>
  <w:num w:numId="6" w16cid:durableId="1331760763">
    <w:abstractNumId w:val="12"/>
  </w:num>
  <w:num w:numId="7" w16cid:durableId="1294294030">
    <w:abstractNumId w:val="3"/>
  </w:num>
  <w:num w:numId="8" w16cid:durableId="1539008997">
    <w:abstractNumId w:val="10"/>
  </w:num>
  <w:num w:numId="9" w16cid:durableId="986544799">
    <w:abstractNumId w:val="2"/>
  </w:num>
  <w:num w:numId="10" w16cid:durableId="599264542">
    <w:abstractNumId w:val="24"/>
  </w:num>
  <w:num w:numId="11" w16cid:durableId="1298533087">
    <w:abstractNumId w:val="0"/>
  </w:num>
  <w:num w:numId="12" w16cid:durableId="869728915">
    <w:abstractNumId w:val="41"/>
  </w:num>
  <w:num w:numId="13" w16cid:durableId="555970912">
    <w:abstractNumId w:val="41"/>
  </w:num>
  <w:num w:numId="14" w16cid:durableId="296223858">
    <w:abstractNumId w:val="4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4772520">
    <w:abstractNumId w:val="4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181076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1619568">
    <w:abstractNumId w:val="48"/>
  </w:num>
  <w:num w:numId="18" w16cid:durableId="550389698">
    <w:abstractNumId w:val="21"/>
  </w:num>
  <w:num w:numId="19" w16cid:durableId="325522436">
    <w:abstractNumId w:val="13"/>
  </w:num>
  <w:num w:numId="20" w16cid:durableId="720717003">
    <w:abstractNumId w:val="6"/>
  </w:num>
  <w:num w:numId="21" w16cid:durableId="973145448">
    <w:abstractNumId w:val="7"/>
  </w:num>
  <w:num w:numId="22" w16cid:durableId="178822967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5937068">
    <w:abstractNumId w:val="39"/>
  </w:num>
  <w:num w:numId="24" w16cid:durableId="1435205288">
    <w:abstractNumId w:val="32"/>
  </w:num>
  <w:num w:numId="25" w16cid:durableId="1401249039">
    <w:abstractNumId w:val="50"/>
  </w:num>
  <w:num w:numId="26" w16cid:durableId="1077871474">
    <w:abstractNumId w:val="49"/>
  </w:num>
  <w:num w:numId="27" w16cid:durableId="1731340310">
    <w:abstractNumId w:val="43"/>
  </w:num>
  <w:num w:numId="28" w16cid:durableId="891116304">
    <w:abstractNumId w:val="8"/>
  </w:num>
  <w:num w:numId="29" w16cid:durableId="764761719">
    <w:abstractNumId w:val="31"/>
  </w:num>
  <w:num w:numId="30" w16cid:durableId="1881432704">
    <w:abstractNumId w:val="20"/>
  </w:num>
  <w:num w:numId="31" w16cid:durableId="1938708137">
    <w:abstractNumId w:val="9"/>
  </w:num>
  <w:num w:numId="32" w16cid:durableId="403455271">
    <w:abstractNumId w:val="42"/>
  </w:num>
  <w:num w:numId="33" w16cid:durableId="631129509">
    <w:abstractNumId w:val="61"/>
  </w:num>
  <w:num w:numId="34" w16cid:durableId="218134182">
    <w:abstractNumId w:val="37"/>
  </w:num>
  <w:num w:numId="35" w16cid:durableId="186137327">
    <w:abstractNumId w:val="36"/>
  </w:num>
  <w:num w:numId="36" w16cid:durableId="870921183">
    <w:abstractNumId w:val="29"/>
  </w:num>
  <w:num w:numId="37" w16cid:durableId="1912811498">
    <w:abstractNumId w:val="52"/>
  </w:num>
  <w:num w:numId="38" w16cid:durableId="1056201571">
    <w:abstractNumId w:val="62"/>
  </w:num>
  <w:num w:numId="39" w16cid:durableId="1225603042">
    <w:abstractNumId w:val="25"/>
  </w:num>
  <w:num w:numId="40" w16cid:durableId="1744451891">
    <w:abstractNumId w:val="15"/>
  </w:num>
  <w:num w:numId="41" w16cid:durableId="2086491691">
    <w:abstractNumId w:val="54"/>
  </w:num>
  <w:num w:numId="42" w16cid:durableId="408768218">
    <w:abstractNumId w:val="26"/>
  </w:num>
  <w:num w:numId="43" w16cid:durableId="76178042">
    <w:abstractNumId w:val="40"/>
  </w:num>
  <w:num w:numId="44" w16cid:durableId="820849484">
    <w:abstractNumId w:val="17"/>
  </w:num>
  <w:num w:numId="45" w16cid:durableId="784346545">
    <w:abstractNumId w:val="60"/>
  </w:num>
  <w:num w:numId="46" w16cid:durableId="1076705060">
    <w:abstractNumId w:val="38"/>
  </w:num>
  <w:num w:numId="47" w16cid:durableId="565992993">
    <w:abstractNumId w:val="30"/>
  </w:num>
  <w:num w:numId="48" w16cid:durableId="818228119">
    <w:abstractNumId w:val="33"/>
  </w:num>
  <w:num w:numId="49" w16cid:durableId="1345012338">
    <w:abstractNumId w:val="57"/>
  </w:num>
  <w:num w:numId="50" w16cid:durableId="390227812">
    <w:abstractNumId w:val="18"/>
  </w:num>
  <w:num w:numId="51" w16cid:durableId="989864805">
    <w:abstractNumId w:val="56"/>
  </w:num>
  <w:num w:numId="52" w16cid:durableId="101462767">
    <w:abstractNumId w:val="55"/>
  </w:num>
  <w:num w:numId="53" w16cid:durableId="1723477911">
    <w:abstractNumId w:val="19"/>
  </w:num>
  <w:num w:numId="54" w16cid:durableId="1065300997">
    <w:abstractNumId w:val="4"/>
  </w:num>
  <w:num w:numId="55" w16cid:durableId="34744961">
    <w:abstractNumId w:val="14"/>
  </w:num>
  <w:num w:numId="56" w16cid:durableId="1130708755">
    <w:abstractNumId w:val="51"/>
  </w:num>
  <w:num w:numId="57" w16cid:durableId="1573814043">
    <w:abstractNumId w:val="23"/>
  </w:num>
  <w:num w:numId="58" w16cid:durableId="657267268">
    <w:abstractNumId w:val="28"/>
  </w:num>
  <w:num w:numId="59" w16cid:durableId="948780489">
    <w:abstractNumId w:val="5"/>
  </w:num>
  <w:num w:numId="60" w16cid:durableId="510485282">
    <w:abstractNumId w:val="22"/>
  </w:num>
  <w:num w:numId="61" w16cid:durableId="494535727">
    <w:abstractNumId w:val="11"/>
  </w:num>
  <w:num w:numId="62" w16cid:durableId="114258000">
    <w:abstractNumId w:val="47"/>
  </w:num>
  <w:num w:numId="63" w16cid:durableId="923295385">
    <w:abstractNumId w:val="45"/>
  </w:num>
  <w:num w:numId="64" w16cid:durableId="1535387935">
    <w:abstractNumId w:val="53"/>
  </w:num>
  <w:num w:numId="65" w16cid:durableId="237862846">
    <w:abstractNumId w:val="27"/>
  </w:num>
  <w:num w:numId="66" w16cid:durableId="1903712234">
    <w:abstractNumId w:val="34"/>
  </w:num>
  <w:num w:numId="67" w16cid:durableId="1814715054">
    <w:abstractNumId w:val="35"/>
  </w:num>
  <w:num w:numId="68" w16cid:durableId="403141131">
    <w:abstractNumId w:val="1"/>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rron, Maryse">
    <w15:presenceInfo w15:providerId="AD" w15:userId="S::Maryse.Perron@cegepdrummond.ca::7e3b88a6-bd13-47c5-8cc0-52a5c2510d17"/>
  </w15:person>
  <w15:person w15:author="Mayrand, Sophie">
    <w15:presenceInfo w15:providerId="AD" w15:userId="S::sophie.mayrand@etu.cegepdrummond.ca::eb21b6a4-2e36-4522-8396-468246bb28b3"/>
  </w15:person>
  <w15:person w15:author="Perron, Maryse [2]">
    <w15:presenceInfo w15:providerId="AD" w15:userId="S::maryse.perron@cegepdrummond.ca::7e3b88a6-bd13-47c5-8cc0-52a5c2510d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455"/>
    <w:rsid w:val="0000092E"/>
    <w:rsid w:val="00012A83"/>
    <w:rsid w:val="00017C3C"/>
    <w:rsid w:val="00020541"/>
    <w:rsid w:val="000206B4"/>
    <w:rsid w:val="000211B9"/>
    <w:rsid w:val="00021F2E"/>
    <w:rsid w:val="00026EAE"/>
    <w:rsid w:val="0003123C"/>
    <w:rsid w:val="00032493"/>
    <w:rsid w:val="00032A10"/>
    <w:rsid w:val="00042C1E"/>
    <w:rsid w:val="00043FFE"/>
    <w:rsid w:val="00044074"/>
    <w:rsid w:val="0004430C"/>
    <w:rsid w:val="00054299"/>
    <w:rsid w:val="0006125C"/>
    <w:rsid w:val="000618F6"/>
    <w:rsid w:val="00061BAA"/>
    <w:rsid w:val="00066DE2"/>
    <w:rsid w:val="0006704F"/>
    <w:rsid w:val="0006771F"/>
    <w:rsid w:val="00077931"/>
    <w:rsid w:val="00082B5E"/>
    <w:rsid w:val="00084E91"/>
    <w:rsid w:val="000900B6"/>
    <w:rsid w:val="00096FE9"/>
    <w:rsid w:val="000A0158"/>
    <w:rsid w:val="000A53C5"/>
    <w:rsid w:val="000A649E"/>
    <w:rsid w:val="000A7626"/>
    <w:rsid w:val="000A7D36"/>
    <w:rsid w:val="000B5DA2"/>
    <w:rsid w:val="000B60F0"/>
    <w:rsid w:val="000B7E5E"/>
    <w:rsid w:val="000C1C28"/>
    <w:rsid w:val="000C5872"/>
    <w:rsid w:val="000D11B6"/>
    <w:rsid w:val="000D5C7A"/>
    <w:rsid w:val="000E0979"/>
    <w:rsid w:val="000E1544"/>
    <w:rsid w:val="000F4C56"/>
    <w:rsid w:val="001049EF"/>
    <w:rsid w:val="001052D1"/>
    <w:rsid w:val="00110653"/>
    <w:rsid w:val="00110F08"/>
    <w:rsid w:val="00112E83"/>
    <w:rsid w:val="001155CE"/>
    <w:rsid w:val="00117709"/>
    <w:rsid w:val="00120F01"/>
    <w:rsid w:val="001225D9"/>
    <w:rsid w:val="00124370"/>
    <w:rsid w:val="00126C0F"/>
    <w:rsid w:val="00142AEF"/>
    <w:rsid w:val="00145048"/>
    <w:rsid w:val="00151BC9"/>
    <w:rsid w:val="00157706"/>
    <w:rsid w:val="001602D3"/>
    <w:rsid w:val="00160392"/>
    <w:rsid w:val="00163475"/>
    <w:rsid w:val="001807CD"/>
    <w:rsid w:val="00192F91"/>
    <w:rsid w:val="001A5429"/>
    <w:rsid w:val="001B08D1"/>
    <w:rsid w:val="001B1CE5"/>
    <w:rsid w:val="001C04F0"/>
    <w:rsid w:val="001C7101"/>
    <w:rsid w:val="001D1C22"/>
    <w:rsid w:val="001D1DF3"/>
    <w:rsid w:val="001D3B98"/>
    <w:rsid w:val="001D4BA8"/>
    <w:rsid w:val="001E11F1"/>
    <w:rsid w:val="001E16FB"/>
    <w:rsid w:val="001E1DFB"/>
    <w:rsid w:val="001E1E58"/>
    <w:rsid w:val="001E641D"/>
    <w:rsid w:val="001F3EE3"/>
    <w:rsid w:val="001F3F97"/>
    <w:rsid w:val="001F6422"/>
    <w:rsid w:val="00202D0F"/>
    <w:rsid w:val="00206719"/>
    <w:rsid w:val="00207620"/>
    <w:rsid w:val="002079AE"/>
    <w:rsid w:val="002107CC"/>
    <w:rsid w:val="00212B7D"/>
    <w:rsid w:val="00240312"/>
    <w:rsid w:val="00240BA1"/>
    <w:rsid w:val="00243B15"/>
    <w:rsid w:val="00247B17"/>
    <w:rsid w:val="00252E4A"/>
    <w:rsid w:val="00255483"/>
    <w:rsid w:val="002642A8"/>
    <w:rsid w:val="0028785A"/>
    <w:rsid w:val="00292784"/>
    <w:rsid w:val="002955AB"/>
    <w:rsid w:val="00295C48"/>
    <w:rsid w:val="002A137B"/>
    <w:rsid w:val="002C1DD1"/>
    <w:rsid w:val="002C3246"/>
    <w:rsid w:val="002C5B88"/>
    <w:rsid w:val="002D0CD1"/>
    <w:rsid w:val="002F5D34"/>
    <w:rsid w:val="0031130D"/>
    <w:rsid w:val="00311954"/>
    <w:rsid w:val="00312F84"/>
    <w:rsid w:val="0031385D"/>
    <w:rsid w:val="00313962"/>
    <w:rsid w:val="00313AFB"/>
    <w:rsid w:val="00314A6F"/>
    <w:rsid w:val="00322597"/>
    <w:rsid w:val="00334394"/>
    <w:rsid w:val="0033557B"/>
    <w:rsid w:val="00340B4D"/>
    <w:rsid w:val="003456F6"/>
    <w:rsid w:val="0034594B"/>
    <w:rsid w:val="00347AF5"/>
    <w:rsid w:val="00352FE8"/>
    <w:rsid w:val="00360321"/>
    <w:rsid w:val="0036089D"/>
    <w:rsid w:val="00360F98"/>
    <w:rsid w:val="00362478"/>
    <w:rsid w:val="00374421"/>
    <w:rsid w:val="00385353"/>
    <w:rsid w:val="00385ED9"/>
    <w:rsid w:val="00387740"/>
    <w:rsid w:val="00395BA5"/>
    <w:rsid w:val="003A1203"/>
    <w:rsid w:val="003A503A"/>
    <w:rsid w:val="003A781F"/>
    <w:rsid w:val="003B2C92"/>
    <w:rsid w:val="003B3A92"/>
    <w:rsid w:val="003B5758"/>
    <w:rsid w:val="003C0A8A"/>
    <w:rsid w:val="003C2489"/>
    <w:rsid w:val="003C5668"/>
    <w:rsid w:val="003D59A7"/>
    <w:rsid w:val="003D59C9"/>
    <w:rsid w:val="003D7CAC"/>
    <w:rsid w:val="003E201E"/>
    <w:rsid w:val="003E4A1F"/>
    <w:rsid w:val="003E78A7"/>
    <w:rsid w:val="003F05E7"/>
    <w:rsid w:val="003F0714"/>
    <w:rsid w:val="003F1026"/>
    <w:rsid w:val="003F13B0"/>
    <w:rsid w:val="003F319E"/>
    <w:rsid w:val="003F5F4A"/>
    <w:rsid w:val="00403423"/>
    <w:rsid w:val="004115A1"/>
    <w:rsid w:val="00414495"/>
    <w:rsid w:val="00420456"/>
    <w:rsid w:val="0042213B"/>
    <w:rsid w:val="004262DD"/>
    <w:rsid w:val="0042646F"/>
    <w:rsid w:val="00426DB9"/>
    <w:rsid w:val="00427B07"/>
    <w:rsid w:val="00435096"/>
    <w:rsid w:val="00437744"/>
    <w:rsid w:val="004411FB"/>
    <w:rsid w:val="00443212"/>
    <w:rsid w:val="00443D04"/>
    <w:rsid w:val="0045104B"/>
    <w:rsid w:val="00453E24"/>
    <w:rsid w:val="00457FBB"/>
    <w:rsid w:val="00472DFC"/>
    <w:rsid w:val="004767D8"/>
    <w:rsid w:val="00477E65"/>
    <w:rsid w:val="00485055"/>
    <w:rsid w:val="00492D7A"/>
    <w:rsid w:val="00493EC0"/>
    <w:rsid w:val="00495909"/>
    <w:rsid w:val="004A7206"/>
    <w:rsid w:val="004B5251"/>
    <w:rsid w:val="004C0453"/>
    <w:rsid w:val="004C1CE1"/>
    <w:rsid w:val="004C3BB2"/>
    <w:rsid w:val="004C4171"/>
    <w:rsid w:val="004C7B3E"/>
    <w:rsid w:val="004D47C1"/>
    <w:rsid w:val="004D5157"/>
    <w:rsid w:val="004E028C"/>
    <w:rsid w:val="004F1D1C"/>
    <w:rsid w:val="00501E4A"/>
    <w:rsid w:val="00507E4A"/>
    <w:rsid w:val="00510AC8"/>
    <w:rsid w:val="00513832"/>
    <w:rsid w:val="00513AA4"/>
    <w:rsid w:val="005163DB"/>
    <w:rsid w:val="00526C37"/>
    <w:rsid w:val="00533047"/>
    <w:rsid w:val="0053500F"/>
    <w:rsid w:val="0053601C"/>
    <w:rsid w:val="00542CDE"/>
    <w:rsid w:val="00545E61"/>
    <w:rsid w:val="00554A3D"/>
    <w:rsid w:val="0055723E"/>
    <w:rsid w:val="00557753"/>
    <w:rsid w:val="005577E5"/>
    <w:rsid w:val="00565104"/>
    <w:rsid w:val="00572FBE"/>
    <w:rsid w:val="00573533"/>
    <w:rsid w:val="00577B45"/>
    <w:rsid w:val="005850A5"/>
    <w:rsid w:val="005854DB"/>
    <w:rsid w:val="005919AF"/>
    <w:rsid w:val="00592AC9"/>
    <w:rsid w:val="0059413A"/>
    <w:rsid w:val="00595ACF"/>
    <w:rsid w:val="005A20E2"/>
    <w:rsid w:val="005A56C6"/>
    <w:rsid w:val="005A6D78"/>
    <w:rsid w:val="005B29A3"/>
    <w:rsid w:val="005B50CD"/>
    <w:rsid w:val="005B6A1A"/>
    <w:rsid w:val="005C2FE0"/>
    <w:rsid w:val="005C41C1"/>
    <w:rsid w:val="005C5583"/>
    <w:rsid w:val="005C5E95"/>
    <w:rsid w:val="005D1537"/>
    <w:rsid w:val="005D2146"/>
    <w:rsid w:val="005E73EA"/>
    <w:rsid w:val="005F0501"/>
    <w:rsid w:val="005F2234"/>
    <w:rsid w:val="005F6388"/>
    <w:rsid w:val="0060329C"/>
    <w:rsid w:val="006040D7"/>
    <w:rsid w:val="0062271C"/>
    <w:rsid w:val="00623DB4"/>
    <w:rsid w:val="00624029"/>
    <w:rsid w:val="00632195"/>
    <w:rsid w:val="006329E1"/>
    <w:rsid w:val="00633E73"/>
    <w:rsid w:val="00634226"/>
    <w:rsid w:val="006439AA"/>
    <w:rsid w:val="00644CC8"/>
    <w:rsid w:val="00644E1C"/>
    <w:rsid w:val="006453DE"/>
    <w:rsid w:val="00655308"/>
    <w:rsid w:val="00660151"/>
    <w:rsid w:val="00664450"/>
    <w:rsid w:val="0067023A"/>
    <w:rsid w:val="00670989"/>
    <w:rsid w:val="006740F6"/>
    <w:rsid w:val="006830EA"/>
    <w:rsid w:val="006858D1"/>
    <w:rsid w:val="00685B4E"/>
    <w:rsid w:val="00691504"/>
    <w:rsid w:val="006936EB"/>
    <w:rsid w:val="00697294"/>
    <w:rsid w:val="006A3AEA"/>
    <w:rsid w:val="006B0205"/>
    <w:rsid w:val="006B2383"/>
    <w:rsid w:val="006B2D37"/>
    <w:rsid w:val="006B75AE"/>
    <w:rsid w:val="006D0144"/>
    <w:rsid w:val="006D325E"/>
    <w:rsid w:val="006D581F"/>
    <w:rsid w:val="006E3FC8"/>
    <w:rsid w:val="006E7BBA"/>
    <w:rsid w:val="006F38DB"/>
    <w:rsid w:val="006F5955"/>
    <w:rsid w:val="006F7FE3"/>
    <w:rsid w:val="00700DB4"/>
    <w:rsid w:val="007045A7"/>
    <w:rsid w:val="00710962"/>
    <w:rsid w:val="007157EF"/>
    <w:rsid w:val="0072086D"/>
    <w:rsid w:val="00726AD7"/>
    <w:rsid w:val="00731C47"/>
    <w:rsid w:val="00733FF4"/>
    <w:rsid w:val="0073670F"/>
    <w:rsid w:val="00736CF0"/>
    <w:rsid w:val="00740FCE"/>
    <w:rsid w:val="00746612"/>
    <w:rsid w:val="007500A6"/>
    <w:rsid w:val="00750ED1"/>
    <w:rsid w:val="00753E67"/>
    <w:rsid w:val="00756458"/>
    <w:rsid w:val="007571EF"/>
    <w:rsid w:val="00761E1D"/>
    <w:rsid w:val="00764DA9"/>
    <w:rsid w:val="0078102A"/>
    <w:rsid w:val="00782397"/>
    <w:rsid w:val="00784AB5"/>
    <w:rsid w:val="00787D26"/>
    <w:rsid w:val="007B17C4"/>
    <w:rsid w:val="007B1F5A"/>
    <w:rsid w:val="007B3AB6"/>
    <w:rsid w:val="007B5AFF"/>
    <w:rsid w:val="007C136F"/>
    <w:rsid w:val="007C5AF4"/>
    <w:rsid w:val="007C5E15"/>
    <w:rsid w:val="007D0879"/>
    <w:rsid w:val="007D0FFE"/>
    <w:rsid w:val="007D40E3"/>
    <w:rsid w:val="007D5767"/>
    <w:rsid w:val="007D707C"/>
    <w:rsid w:val="007E61D5"/>
    <w:rsid w:val="007E6E7B"/>
    <w:rsid w:val="007F00D4"/>
    <w:rsid w:val="007F014C"/>
    <w:rsid w:val="007F0FFE"/>
    <w:rsid w:val="007F5439"/>
    <w:rsid w:val="007F793B"/>
    <w:rsid w:val="00800D3D"/>
    <w:rsid w:val="00802059"/>
    <w:rsid w:val="00804B0E"/>
    <w:rsid w:val="00813440"/>
    <w:rsid w:val="00813EC8"/>
    <w:rsid w:val="00817CFC"/>
    <w:rsid w:val="00817F8C"/>
    <w:rsid w:val="00820137"/>
    <w:rsid w:val="00832691"/>
    <w:rsid w:val="008334F6"/>
    <w:rsid w:val="0083428B"/>
    <w:rsid w:val="008537B0"/>
    <w:rsid w:val="00860C1E"/>
    <w:rsid w:val="00860C7E"/>
    <w:rsid w:val="008709F8"/>
    <w:rsid w:val="00876F99"/>
    <w:rsid w:val="008820B3"/>
    <w:rsid w:val="00883ECF"/>
    <w:rsid w:val="008851EE"/>
    <w:rsid w:val="0088570B"/>
    <w:rsid w:val="00886169"/>
    <w:rsid w:val="008910A9"/>
    <w:rsid w:val="00893965"/>
    <w:rsid w:val="0089410F"/>
    <w:rsid w:val="00895AC3"/>
    <w:rsid w:val="008965F6"/>
    <w:rsid w:val="008A2465"/>
    <w:rsid w:val="008A2B5E"/>
    <w:rsid w:val="008B0547"/>
    <w:rsid w:val="008B472D"/>
    <w:rsid w:val="008B74FF"/>
    <w:rsid w:val="008B765C"/>
    <w:rsid w:val="008C5762"/>
    <w:rsid w:val="008D3386"/>
    <w:rsid w:val="008E086F"/>
    <w:rsid w:val="008E3F53"/>
    <w:rsid w:val="008F704C"/>
    <w:rsid w:val="00901253"/>
    <w:rsid w:val="0090206C"/>
    <w:rsid w:val="00902998"/>
    <w:rsid w:val="00903CB1"/>
    <w:rsid w:val="00907902"/>
    <w:rsid w:val="00912C1B"/>
    <w:rsid w:val="009135FD"/>
    <w:rsid w:val="0092125E"/>
    <w:rsid w:val="00924319"/>
    <w:rsid w:val="00927D1C"/>
    <w:rsid w:val="009355C2"/>
    <w:rsid w:val="00936FAE"/>
    <w:rsid w:val="00942ACE"/>
    <w:rsid w:val="00943FB9"/>
    <w:rsid w:val="0094506B"/>
    <w:rsid w:val="0094791A"/>
    <w:rsid w:val="0095181A"/>
    <w:rsid w:val="00952A7A"/>
    <w:rsid w:val="00953E5C"/>
    <w:rsid w:val="0095519A"/>
    <w:rsid w:val="00962232"/>
    <w:rsid w:val="00962FE1"/>
    <w:rsid w:val="00966476"/>
    <w:rsid w:val="009718D3"/>
    <w:rsid w:val="00974BF8"/>
    <w:rsid w:val="00977ED6"/>
    <w:rsid w:val="00982D77"/>
    <w:rsid w:val="00983BA5"/>
    <w:rsid w:val="0098496E"/>
    <w:rsid w:val="00987FCB"/>
    <w:rsid w:val="009973DD"/>
    <w:rsid w:val="009A12F7"/>
    <w:rsid w:val="009A3B33"/>
    <w:rsid w:val="009A45A0"/>
    <w:rsid w:val="009A55A7"/>
    <w:rsid w:val="009B21F9"/>
    <w:rsid w:val="009B35B5"/>
    <w:rsid w:val="009B4773"/>
    <w:rsid w:val="009C03F9"/>
    <w:rsid w:val="009C56C1"/>
    <w:rsid w:val="009D2556"/>
    <w:rsid w:val="009F6813"/>
    <w:rsid w:val="00A02E5E"/>
    <w:rsid w:val="00A15FE1"/>
    <w:rsid w:val="00A31BE3"/>
    <w:rsid w:val="00A36931"/>
    <w:rsid w:val="00A476D5"/>
    <w:rsid w:val="00A60F96"/>
    <w:rsid w:val="00A630FD"/>
    <w:rsid w:val="00A643E2"/>
    <w:rsid w:val="00A67285"/>
    <w:rsid w:val="00A74908"/>
    <w:rsid w:val="00A754F8"/>
    <w:rsid w:val="00A82A3A"/>
    <w:rsid w:val="00A85846"/>
    <w:rsid w:val="00A86915"/>
    <w:rsid w:val="00A878C2"/>
    <w:rsid w:val="00A87D80"/>
    <w:rsid w:val="00A91213"/>
    <w:rsid w:val="00A960DC"/>
    <w:rsid w:val="00A96645"/>
    <w:rsid w:val="00AA29B1"/>
    <w:rsid w:val="00AA2FFB"/>
    <w:rsid w:val="00AA32BD"/>
    <w:rsid w:val="00AA387F"/>
    <w:rsid w:val="00AA3FF5"/>
    <w:rsid w:val="00AA66D7"/>
    <w:rsid w:val="00AA7225"/>
    <w:rsid w:val="00AA75CF"/>
    <w:rsid w:val="00AB10D3"/>
    <w:rsid w:val="00AB68AC"/>
    <w:rsid w:val="00AC0F45"/>
    <w:rsid w:val="00AC3653"/>
    <w:rsid w:val="00AC47AD"/>
    <w:rsid w:val="00AD227B"/>
    <w:rsid w:val="00AD469A"/>
    <w:rsid w:val="00AD7661"/>
    <w:rsid w:val="00AE0241"/>
    <w:rsid w:val="00AE5008"/>
    <w:rsid w:val="00B00CDE"/>
    <w:rsid w:val="00B16B46"/>
    <w:rsid w:val="00B26302"/>
    <w:rsid w:val="00B2681D"/>
    <w:rsid w:val="00B3399F"/>
    <w:rsid w:val="00B37B35"/>
    <w:rsid w:val="00B37B3B"/>
    <w:rsid w:val="00B44C47"/>
    <w:rsid w:val="00B51BB7"/>
    <w:rsid w:val="00B522C5"/>
    <w:rsid w:val="00B57756"/>
    <w:rsid w:val="00B57D84"/>
    <w:rsid w:val="00B57F4F"/>
    <w:rsid w:val="00B746F7"/>
    <w:rsid w:val="00B75C64"/>
    <w:rsid w:val="00B7636D"/>
    <w:rsid w:val="00B76886"/>
    <w:rsid w:val="00B80CF1"/>
    <w:rsid w:val="00B81717"/>
    <w:rsid w:val="00B83102"/>
    <w:rsid w:val="00B87F16"/>
    <w:rsid w:val="00BA0469"/>
    <w:rsid w:val="00BA2A38"/>
    <w:rsid w:val="00BA31C4"/>
    <w:rsid w:val="00BA5151"/>
    <w:rsid w:val="00BA6A93"/>
    <w:rsid w:val="00BB02E6"/>
    <w:rsid w:val="00BC16EF"/>
    <w:rsid w:val="00BC2089"/>
    <w:rsid w:val="00BC4035"/>
    <w:rsid w:val="00BC6136"/>
    <w:rsid w:val="00BD0C60"/>
    <w:rsid w:val="00BD6438"/>
    <w:rsid w:val="00BE037C"/>
    <w:rsid w:val="00BE1541"/>
    <w:rsid w:val="00BE1907"/>
    <w:rsid w:val="00BF2325"/>
    <w:rsid w:val="00BF7BBF"/>
    <w:rsid w:val="00BF7D4B"/>
    <w:rsid w:val="00C004E2"/>
    <w:rsid w:val="00C05C65"/>
    <w:rsid w:val="00C10F75"/>
    <w:rsid w:val="00C139CE"/>
    <w:rsid w:val="00C13FDB"/>
    <w:rsid w:val="00C15765"/>
    <w:rsid w:val="00C17BCF"/>
    <w:rsid w:val="00C3246A"/>
    <w:rsid w:val="00C35E31"/>
    <w:rsid w:val="00C547FC"/>
    <w:rsid w:val="00C54F07"/>
    <w:rsid w:val="00C552C6"/>
    <w:rsid w:val="00C61CFF"/>
    <w:rsid w:val="00C633E9"/>
    <w:rsid w:val="00C65564"/>
    <w:rsid w:val="00C7460E"/>
    <w:rsid w:val="00C7573F"/>
    <w:rsid w:val="00C839ED"/>
    <w:rsid w:val="00C857A8"/>
    <w:rsid w:val="00C85E59"/>
    <w:rsid w:val="00C941AA"/>
    <w:rsid w:val="00C94656"/>
    <w:rsid w:val="00C97620"/>
    <w:rsid w:val="00CA30A5"/>
    <w:rsid w:val="00CA60D5"/>
    <w:rsid w:val="00CA61D8"/>
    <w:rsid w:val="00CB1147"/>
    <w:rsid w:val="00CB11B7"/>
    <w:rsid w:val="00CB2101"/>
    <w:rsid w:val="00CB671B"/>
    <w:rsid w:val="00CB7E5C"/>
    <w:rsid w:val="00CC1742"/>
    <w:rsid w:val="00CC377F"/>
    <w:rsid w:val="00CD0C9B"/>
    <w:rsid w:val="00CD1D98"/>
    <w:rsid w:val="00CE551E"/>
    <w:rsid w:val="00CF1267"/>
    <w:rsid w:val="00CF129C"/>
    <w:rsid w:val="00D02171"/>
    <w:rsid w:val="00D044BF"/>
    <w:rsid w:val="00D05362"/>
    <w:rsid w:val="00D064DC"/>
    <w:rsid w:val="00D13200"/>
    <w:rsid w:val="00D2175B"/>
    <w:rsid w:val="00D22397"/>
    <w:rsid w:val="00D26769"/>
    <w:rsid w:val="00D27AF8"/>
    <w:rsid w:val="00D27C48"/>
    <w:rsid w:val="00D47F28"/>
    <w:rsid w:val="00D51700"/>
    <w:rsid w:val="00D541E6"/>
    <w:rsid w:val="00D630B2"/>
    <w:rsid w:val="00D6543F"/>
    <w:rsid w:val="00D66581"/>
    <w:rsid w:val="00D74E0C"/>
    <w:rsid w:val="00D76501"/>
    <w:rsid w:val="00D81E37"/>
    <w:rsid w:val="00D87896"/>
    <w:rsid w:val="00D94688"/>
    <w:rsid w:val="00D96D97"/>
    <w:rsid w:val="00DA0532"/>
    <w:rsid w:val="00DA12A9"/>
    <w:rsid w:val="00DA64B1"/>
    <w:rsid w:val="00DB5A2E"/>
    <w:rsid w:val="00DC0528"/>
    <w:rsid w:val="00DC1104"/>
    <w:rsid w:val="00DC1F73"/>
    <w:rsid w:val="00DC5C64"/>
    <w:rsid w:val="00DC7466"/>
    <w:rsid w:val="00DC7E1C"/>
    <w:rsid w:val="00DD0801"/>
    <w:rsid w:val="00DD25AF"/>
    <w:rsid w:val="00DE0163"/>
    <w:rsid w:val="00DE2D27"/>
    <w:rsid w:val="00DE65A2"/>
    <w:rsid w:val="00DF2DCC"/>
    <w:rsid w:val="00DF3F2E"/>
    <w:rsid w:val="00E01D0E"/>
    <w:rsid w:val="00E04633"/>
    <w:rsid w:val="00E05BC1"/>
    <w:rsid w:val="00E147FF"/>
    <w:rsid w:val="00E16215"/>
    <w:rsid w:val="00E2143F"/>
    <w:rsid w:val="00E22BDE"/>
    <w:rsid w:val="00E26DB9"/>
    <w:rsid w:val="00E31650"/>
    <w:rsid w:val="00E35169"/>
    <w:rsid w:val="00E358C6"/>
    <w:rsid w:val="00E4581D"/>
    <w:rsid w:val="00E51EC6"/>
    <w:rsid w:val="00E53724"/>
    <w:rsid w:val="00E552C8"/>
    <w:rsid w:val="00E60B30"/>
    <w:rsid w:val="00E64D53"/>
    <w:rsid w:val="00E6532E"/>
    <w:rsid w:val="00E714D0"/>
    <w:rsid w:val="00E7203E"/>
    <w:rsid w:val="00E75006"/>
    <w:rsid w:val="00E7716D"/>
    <w:rsid w:val="00E823F1"/>
    <w:rsid w:val="00E84350"/>
    <w:rsid w:val="00E85863"/>
    <w:rsid w:val="00E91AE4"/>
    <w:rsid w:val="00E93455"/>
    <w:rsid w:val="00EA431D"/>
    <w:rsid w:val="00EA7073"/>
    <w:rsid w:val="00EA7F93"/>
    <w:rsid w:val="00EB0D06"/>
    <w:rsid w:val="00EB40A0"/>
    <w:rsid w:val="00EB52EB"/>
    <w:rsid w:val="00EC0423"/>
    <w:rsid w:val="00EC0C37"/>
    <w:rsid w:val="00EC4BCD"/>
    <w:rsid w:val="00ED18F0"/>
    <w:rsid w:val="00ED3F68"/>
    <w:rsid w:val="00EE16FE"/>
    <w:rsid w:val="00EE3C1E"/>
    <w:rsid w:val="00EE565C"/>
    <w:rsid w:val="00EF0911"/>
    <w:rsid w:val="00F01DFE"/>
    <w:rsid w:val="00F178E1"/>
    <w:rsid w:val="00F217D3"/>
    <w:rsid w:val="00F27A1B"/>
    <w:rsid w:val="00F311CD"/>
    <w:rsid w:val="00F33F5E"/>
    <w:rsid w:val="00F40442"/>
    <w:rsid w:val="00F41FEE"/>
    <w:rsid w:val="00F46F9E"/>
    <w:rsid w:val="00F51DEA"/>
    <w:rsid w:val="00F5359F"/>
    <w:rsid w:val="00F558A2"/>
    <w:rsid w:val="00F5590E"/>
    <w:rsid w:val="00F60840"/>
    <w:rsid w:val="00F642C1"/>
    <w:rsid w:val="00F66DF5"/>
    <w:rsid w:val="00F71483"/>
    <w:rsid w:val="00F7484B"/>
    <w:rsid w:val="00F75B86"/>
    <w:rsid w:val="00F774A3"/>
    <w:rsid w:val="00F77933"/>
    <w:rsid w:val="00F77E54"/>
    <w:rsid w:val="00F8411A"/>
    <w:rsid w:val="00F91A69"/>
    <w:rsid w:val="00FA3167"/>
    <w:rsid w:val="00FB4079"/>
    <w:rsid w:val="00FC1405"/>
    <w:rsid w:val="00FE2E30"/>
    <w:rsid w:val="00FF0913"/>
    <w:rsid w:val="00FF6075"/>
    <w:rsid w:val="00FF7EFE"/>
    <w:rsid w:val="03987776"/>
    <w:rsid w:val="042E30E0"/>
    <w:rsid w:val="04567786"/>
    <w:rsid w:val="05E0A25D"/>
    <w:rsid w:val="0782B5E9"/>
    <w:rsid w:val="099C0061"/>
    <w:rsid w:val="09DF575B"/>
    <w:rsid w:val="0A7A5286"/>
    <w:rsid w:val="0B36B49A"/>
    <w:rsid w:val="0EE61F9C"/>
    <w:rsid w:val="0FA5BBF4"/>
    <w:rsid w:val="0FE1CAFF"/>
    <w:rsid w:val="11DF3D76"/>
    <w:rsid w:val="126F173B"/>
    <w:rsid w:val="147D6119"/>
    <w:rsid w:val="15CA30BA"/>
    <w:rsid w:val="183751A4"/>
    <w:rsid w:val="183D0C34"/>
    <w:rsid w:val="1A3E90DA"/>
    <w:rsid w:val="1B1AF8B9"/>
    <w:rsid w:val="1B63B2AC"/>
    <w:rsid w:val="1C2B0865"/>
    <w:rsid w:val="1D9730C1"/>
    <w:rsid w:val="21EF286E"/>
    <w:rsid w:val="22FB3142"/>
    <w:rsid w:val="2339F2C9"/>
    <w:rsid w:val="2577BDC8"/>
    <w:rsid w:val="2BEE19C5"/>
    <w:rsid w:val="2CAB0A88"/>
    <w:rsid w:val="2D33E506"/>
    <w:rsid w:val="2DFEFF18"/>
    <w:rsid w:val="2E6898AB"/>
    <w:rsid w:val="2ED4A1CC"/>
    <w:rsid w:val="30484C2D"/>
    <w:rsid w:val="32D85574"/>
    <w:rsid w:val="340AB492"/>
    <w:rsid w:val="3593D4EB"/>
    <w:rsid w:val="36F5B0FE"/>
    <w:rsid w:val="394C3C1B"/>
    <w:rsid w:val="3C9F4FEE"/>
    <w:rsid w:val="3F6F3F11"/>
    <w:rsid w:val="44C95195"/>
    <w:rsid w:val="478852D9"/>
    <w:rsid w:val="4B94C236"/>
    <w:rsid w:val="4BDBAB34"/>
    <w:rsid w:val="5329798D"/>
    <w:rsid w:val="55246EF9"/>
    <w:rsid w:val="55E95339"/>
    <w:rsid w:val="56417F9C"/>
    <w:rsid w:val="59A60517"/>
    <w:rsid w:val="5D26D6AC"/>
    <w:rsid w:val="5F627FFD"/>
    <w:rsid w:val="6346FC8C"/>
    <w:rsid w:val="645565A1"/>
    <w:rsid w:val="64B2C746"/>
    <w:rsid w:val="66161AB2"/>
    <w:rsid w:val="6A083976"/>
    <w:rsid w:val="6A0A6882"/>
    <w:rsid w:val="6BEF847A"/>
    <w:rsid w:val="6CA8D281"/>
    <w:rsid w:val="6DBED13D"/>
    <w:rsid w:val="6DEE594D"/>
    <w:rsid w:val="6DFE31EB"/>
    <w:rsid w:val="6EF9167E"/>
    <w:rsid w:val="6FAAB566"/>
    <w:rsid w:val="7004F218"/>
    <w:rsid w:val="71BA399D"/>
    <w:rsid w:val="7452C5F0"/>
    <w:rsid w:val="75322573"/>
    <w:rsid w:val="772FFDEB"/>
    <w:rsid w:val="7E4A3894"/>
    <w:rsid w:val="7F997314"/>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1D7DD"/>
  <w15:chartTrackingRefBased/>
  <w15:docId w15:val="{DD9CD648-38A9-4DA8-95E4-F1B69187B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67285"/>
    <w:pPr>
      <w:spacing w:before="120" w:after="120" w:line="288" w:lineRule="auto"/>
    </w:pPr>
    <w:rPr>
      <w:color w:val="595959" w:themeColor="text1" w:themeTint="A6"/>
      <w:sz w:val="24"/>
    </w:rPr>
  </w:style>
  <w:style w:type="paragraph" w:styleId="Titre1">
    <w:name w:val="heading 1"/>
    <w:basedOn w:val="Normal"/>
    <w:next w:val="Normal"/>
    <w:link w:val="Titre1Car"/>
    <w:uiPriority w:val="9"/>
    <w:qFormat/>
    <w:rsid w:val="005854DB"/>
    <w:pPr>
      <w:keepNext/>
      <w:keepLines/>
      <w:pBdr>
        <w:bottom w:val="single" w:sz="24" w:space="4" w:color="99CB38" w:themeColor="accent1"/>
      </w:pBdr>
      <w:spacing w:before="360"/>
      <w:outlineLvl w:val="0"/>
    </w:pPr>
    <w:rPr>
      <w:rFonts w:asciiTheme="majorHAnsi" w:eastAsiaTheme="majorEastAsia" w:hAnsiTheme="majorHAnsi" w:cstheme="majorBidi"/>
      <w:b/>
      <w:color w:val="63A537" w:themeColor="accent2"/>
      <w:sz w:val="36"/>
      <w:szCs w:val="32"/>
    </w:rPr>
  </w:style>
  <w:style w:type="paragraph" w:styleId="Titre2">
    <w:name w:val="heading 2"/>
    <w:basedOn w:val="Normal"/>
    <w:next w:val="Normal"/>
    <w:link w:val="Titre2Car"/>
    <w:uiPriority w:val="9"/>
    <w:semiHidden/>
    <w:qFormat/>
    <w:rsid w:val="00664450"/>
    <w:pPr>
      <w:spacing w:line="240" w:lineRule="auto"/>
      <w:outlineLvl w:val="1"/>
    </w:pPr>
    <w:rPr>
      <w:rFonts w:asciiTheme="majorHAnsi" w:hAnsiTheme="majorHAnsi"/>
      <w:b/>
      <w:color w:val="2D8CA7" w:themeColor="accent5" w:themeShade="BF"/>
      <w:sz w:val="40"/>
      <w:szCs w:val="36"/>
    </w:rPr>
  </w:style>
  <w:style w:type="paragraph" w:styleId="Titre3">
    <w:name w:val="heading 3"/>
    <w:basedOn w:val="Normal"/>
    <w:next w:val="Normal"/>
    <w:link w:val="Titre3Car"/>
    <w:uiPriority w:val="9"/>
    <w:semiHidden/>
    <w:qFormat/>
    <w:rsid w:val="001A5429"/>
    <w:pPr>
      <w:keepNext/>
      <w:keepLines/>
      <w:spacing w:before="40" w:after="0"/>
      <w:outlineLvl w:val="2"/>
    </w:pPr>
    <w:rPr>
      <w:rFonts w:asciiTheme="majorHAnsi" w:eastAsiaTheme="majorEastAsia" w:hAnsiTheme="majorHAnsi" w:cstheme="majorBidi"/>
      <w:color w:val="4C661A" w:themeColor="accent1" w:themeShade="7F"/>
      <w:szCs w:val="24"/>
    </w:rPr>
  </w:style>
  <w:style w:type="paragraph" w:styleId="Titre4">
    <w:name w:val="heading 4"/>
    <w:basedOn w:val="Normal"/>
    <w:next w:val="Normal"/>
    <w:link w:val="Titre4Car"/>
    <w:uiPriority w:val="9"/>
    <w:semiHidden/>
    <w:qFormat/>
    <w:rsid w:val="001A5429"/>
    <w:pPr>
      <w:keepNext/>
      <w:keepLines/>
      <w:spacing w:before="40" w:after="0"/>
      <w:outlineLvl w:val="3"/>
    </w:pPr>
    <w:rPr>
      <w:rFonts w:asciiTheme="majorHAnsi" w:eastAsiaTheme="majorEastAsia" w:hAnsiTheme="majorHAnsi" w:cstheme="majorBidi"/>
      <w:i/>
      <w:iCs/>
      <w:color w:val="729928"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A67285"/>
    <w:pPr>
      <w:tabs>
        <w:tab w:val="center" w:pos="4844"/>
        <w:tab w:val="right" w:pos="9689"/>
      </w:tabs>
      <w:spacing w:before="0" w:after="600"/>
    </w:pPr>
    <w:rPr>
      <w:rFonts w:cstheme="minorHAnsi"/>
      <w:i/>
      <w:color w:val="331D01"/>
    </w:rPr>
  </w:style>
  <w:style w:type="character" w:customStyle="1" w:styleId="En-tteCar">
    <w:name w:val="En-tête Car"/>
    <w:basedOn w:val="Policepardfaut"/>
    <w:link w:val="En-tte"/>
    <w:uiPriority w:val="99"/>
    <w:rsid w:val="00A67285"/>
    <w:rPr>
      <w:rFonts w:cstheme="minorHAnsi"/>
      <w:i/>
      <w:color w:val="331D01"/>
      <w:sz w:val="24"/>
    </w:rPr>
  </w:style>
  <w:style w:type="paragraph" w:styleId="Pieddepage">
    <w:name w:val="footer"/>
    <w:basedOn w:val="Normal"/>
    <w:link w:val="PieddepageCar"/>
    <w:uiPriority w:val="99"/>
    <w:rsid w:val="00F8411A"/>
    <w:pPr>
      <w:pBdr>
        <w:top w:val="single" w:sz="8" w:space="1" w:color="99CB38" w:themeColor="accent1"/>
      </w:pBdr>
      <w:tabs>
        <w:tab w:val="right" w:pos="10080"/>
      </w:tabs>
      <w:spacing w:after="0" w:line="240" w:lineRule="auto"/>
    </w:pPr>
    <w:rPr>
      <w:sz w:val="18"/>
    </w:rPr>
  </w:style>
  <w:style w:type="character" w:customStyle="1" w:styleId="PieddepageCar">
    <w:name w:val="Pied de page Car"/>
    <w:basedOn w:val="Policepardfaut"/>
    <w:link w:val="Pieddepage"/>
    <w:uiPriority w:val="99"/>
    <w:rsid w:val="00347AF5"/>
    <w:rPr>
      <w:color w:val="595959" w:themeColor="text1" w:themeTint="A6"/>
      <w:sz w:val="18"/>
    </w:rPr>
  </w:style>
  <w:style w:type="character" w:styleId="Textedelespacerserv">
    <w:name w:val="Placeholder Text"/>
    <w:basedOn w:val="Policepardfaut"/>
    <w:uiPriority w:val="99"/>
    <w:semiHidden/>
    <w:rsid w:val="005A20E2"/>
    <w:rPr>
      <w:color w:val="808080"/>
    </w:rPr>
  </w:style>
  <w:style w:type="paragraph" w:styleId="Titre">
    <w:name w:val="Title"/>
    <w:basedOn w:val="Normal"/>
    <w:next w:val="Normal"/>
    <w:link w:val="TitreCar"/>
    <w:uiPriority w:val="10"/>
    <w:qFormat/>
    <w:rsid w:val="005854DB"/>
    <w:pPr>
      <w:spacing w:after="0"/>
      <w:contextualSpacing/>
      <w:jc w:val="center"/>
    </w:pPr>
    <w:rPr>
      <w:rFonts w:asciiTheme="majorHAnsi" w:eastAsiaTheme="majorEastAsia" w:hAnsiTheme="majorHAnsi" w:cstheme="majorBidi"/>
      <w:b/>
      <w:color w:val="FFFFFF" w:themeColor="background1"/>
      <w:spacing w:val="-10"/>
      <w:kern w:val="28"/>
      <w:sz w:val="56"/>
      <w:szCs w:val="56"/>
    </w:rPr>
  </w:style>
  <w:style w:type="character" w:customStyle="1" w:styleId="TitreCar">
    <w:name w:val="Titre Car"/>
    <w:basedOn w:val="Policepardfaut"/>
    <w:link w:val="Titre"/>
    <w:uiPriority w:val="10"/>
    <w:rsid w:val="005854DB"/>
    <w:rPr>
      <w:rFonts w:asciiTheme="majorHAnsi" w:eastAsiaTheme="majorEastAsia" w:hAnsiTheme="majorHAnsi" w:cstheme="majorBidi"/>
      <w:b/>
      <w:color w:val="FFFFFF" w:themeColor="background1"/>
      <w:spacing w:val="-10"/>
      <w:kern w:val="28"/>
      <w:sz w:val="56"/>
      <w:szCs w:val="56"/>
    </w:rPr>
  </w:style>
  <w:style w:type="paragraph" w:styleId="Sous-titre">
    <w:name w:val="Subtitle"/>
    <w:basedOn w:val="Normal"/>
    <w:next w:val="Normal"/>
    <w:link w:val="Sous-titreCar"/>
    <w:uiPriority w:val="11"/>
    <w:qFormat/>
    <w:rsid w:val="005854DB"/>
    <w:pPr>
      <w:spacing w:after="0" w:line="240" w:lineRule="auto"/>
      <w:jc w:val="center"/>
    </w:pPr>
    <w:rPr>
      <w:rFonts w:eastAsiaTheme="minorEastAsia"/>
      <w:i/>
      <w:color w:val="FFFFFF" w:themeColor="background1"/>
      <w:spacing w:val="15"/>
      <w:sz w:val="44"/>
    </w:rPr>
  </w:style>
  <w:style w:type="character" w:customStyle="1" w:styleId="Sous-titreCar">
    <w:name w:val="Sous-titre Car"/>
    <w:basedOn w:val="Policepardfaut"/>
    <w:link w:val="Sous-titre"/>
    <w:uiPriority w:val="11"/>
    <w:rsid w:val="00A67285"/>
    <w:rPr>
      <w:rFonts w:eastAsiaTheme="minorEastAsia"/>
      <w:i/>
      <w:color w:val="FFFFFF" w:themeColor="background1"/>
      <w:spacing w:val="15"/>
      <w:sz w:val="44"/>
    </w:rPr>
  </w:style>
  <w:style w:type="character" w:customStyle="1" w:styleId="Titre1Car">
    <w:name w:val="Titre 1 Car"/>
    <w:basedOn w:val="Policepardfaut"/>
    <w:link w:val="Titre1"/>
    <w:uiPriority w:val="9"/>
    <w:rsid w:val="005854DB"/>
    <w:rPr>
      <w:rFonts w:asciiTheme="majorHAnsi" w:eastAsiaTheme="majorEastAsia" w:hAnsiTheme="majorHAnsi" w:cstheme="majorBidi"/>
      <w:b/>
      <w:color w:val="63A537" w:themeColor="accent2"/>
      <w:sz w:val="36"/>
      <w:szCs w:val="32"/>
    </w:rPr>
  </w:style>
  <w:style w:type="paragraph" w:customStyle="1" w:styleId="Pardfaut">
    <w:name w:val="Par défau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Paragraphedeliste">
    <w:name w:val="List Paragraph"/>
    <w:basedOn w:val="Normal"/>
    <w:uiPriority w:val="34"/>
    <w:qFormat/>
    <w:rsid w:val="005D2146"/>
    <w:pPr>
      <w:ind w:left="720"/>
      <w:contextualSpacing/>
    </w:pPr>
  </w:style>
  <w:style w:type="character" w:styleId="Accentuationlgre">
    <w:name w:val="Subtle Emphasis"/>
    <w:uiPriority w:val="19"/>
    <w:qFormat/>
    <w:rsid w:val="00A67285"/>
    <w:rPr>
      <w:rFonts w:asciiTheme="majorHAnsi" w:hAnsiTheme="majorHAnsi"/>
      <w:b/>
      <w:i/>
      <w:color w:val="63A537" w:themeColor="accent2"/>
      <w:sz w:val="28"/>
    </w:rPr>
  </w:style>
  <w:style w:type="character" w:styleId="Accentuation">
    <w:name w:val="Emphasis"/>
    <w:uiPriority w:val="20"/>
    <w:qFormat/>
    <w:rsid w:val="00F33F5E"/>
    <w:rPr>
      <w:rFonts w:cstheme="minorHAnsi"/>
      <w:i/>
      <w:color w:val="331D01"/>
    </w:rPr>
  </w:style>
  <w:style w:type="character" w:styleId="Accentuationintense">
    <w:name w:val="Intense Emphasis"/>
    <w:uiPriority w:val="21"/>
    <w:semiHidden/>
    <w:qFormat/>
    <w:rsid w:val="00AE0241"/>
    <w:rPr>
      <w:color w:val="595959" w:themeColor="text1" w:themeTint="A6"/>
      <w:sz w:val="20"/>
    </w:rPr>
  </w:style>
  <w:style w:type="table" w:styleId="Grilledutableau">
    <w:name w:val="Table Grid"/>
    <w:basedOn w:val="TableauNormal"/>
    <w:uiPriority w:val="5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533047"/>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3047"/>
    <w:rPr>
      <w:rFonts w:ascii="Segoe UI" w:hAnsi="Segoe UI" w:cs="Segoe UI"/>
      <w:i/>
      <w:color w:val="595959" w:themeColor="text1" w:themeTint="A6"/>
      <w:sz w:val="18"/>
      <w:szCs w:val="18"/>
    </w:rPr>
  </w:style>
  <w:style w:type="character" w:customStyle="1" w:styleId="Titre2Car">
    <w:name w:val="Titre 2 Car"/>
    <w:basedOn w:val="Policepardfaut"/>
    <w:link w:val="Titre2"/>
    <w:uiPriority w:val="9"/>
    <w:semiHidden/>
    <w:rsid w:val="00A67285"/>
    <w:rPr>
      <w:rFonts w:asciiTheme="majorHAnsi" w:hAnsiTheme="majorHAnsi"/>
      <w:b/>
      <w:color w:val="2D8CA7" w:themeColor="accent5" w:themeShade="BF"/>
      <w:sz w:val="40"/>
      <w:szCs w:val="36"/>
    </w:rPr>
  </w:style>
  <w:style w:type="character" w:customStyle="1" w:styleId="Titre3Car">
    <w:name w:val="Titre 3 Car"/>
    <w:basedOn w:val="Policepardfaut"/>
    <w:link w:val="Titre3"/>
    <w:uiPriority w:val="9"/>
    <w:semiHidden/>
    <w:rsid w:val="00347AF5"/>
    <w:rPr>
      <w:rFonts w:asciiTheme="majorHAnsi" w:eastAsiaTheme="majorEastAsia" w:hAnsiTheme="majorHAnsi" w:cstheme="majorBidi"/>
      <w:color w:val="4C661A" w:themeColor="accent1" w:themeShade="7F"/>
      <w:sz w:val="24"/>
      <w:szCs w:val="24"/>
    </w:rPr>
  </w:style>
  <w:style w:type="character" w:customStyle="1" w:styleId="Titre4Car">
    <w:name w:val="Titre 4 Car"/>
    <w:basedOn w:val="Policepardfaut"/>
    <w:link w:val="Titre4"/>
    <w:uiPriority w:val="9"/>
    <w:semiHidden/>
    <w:rsid w:val="00347AF5"/>
    <w:rPr>
      <w:rFonts w:asciiTheme="majorHAnsi" w:eastAsiaTheme="majorEastAsia" w:hAnsiTheme="majorHAnsi" w:cstheme="majorBidi"/>
      <w:i/>
      <w:iCs/>
      <w:color w:val="729928" w:themeColor="accent1" w:themeShade="BF"/>
      <w:sz w:val="24"/>
    </w:rPr>
  </w:style>
  <w:style w:type="paragraph" w:styleId="En-ttedetabledesmatires">
    <w:name w:val="TOC Heading"/>
    <w:basedOn w:val="Normal"/>
    <w:next w:val="Normal"/>
    <w:uiPriority w:val="39"/>
    <w:semiHidden/>
    <w:qFormat/>
    <w:rsid w:val="00D94688"/>
    <w:pPr>
      <w:pBdr>
        <w:bottom w:val="single" w:sz="24" w:space="1" w:color="99CB38" w:themeColor="accent1"/>
      </w:pBdr>
    </w:pPr>
    <w:rPr>
      <w:rFonts w:asciiTheme="majorHAnsi" w:hAnsiTheme="majorHAnsi"/>
      <w:b/>
      <w:color w:val="63A537" w:themeColor="accent2"/>
      <w:sz w:val="40"/>
    </w:rPr>
  </w:style>
  <w:style w:type="paragraph" w:styleId="TM1">
    <w:name w:val="toc 1"/>
    <w:basedOn w:val="Normal"/>
    <w:next w:val="Normal"/>
    <w:autoRedefine/>
    <w:uiPriority w:val="39"/>
    <w:semiHidden/>
    <w:rsid w:val="001E1E58"/>
    <w:pPr>
      <w:spacing w:after="100"/>
    </w:pPr>
  </w:style>
  <w:style w:type="character" w:styleId="Hyperlien">
    <w:name w:val="Hyperlink"/>
    <w:basedOn w:val="Policepardfaut"/>
    <w:uiPriority w:val="99"/>
    <w:rsid w:val="001E1E58"/>
    <w:rPr>
      <w:color w:val="EE7B08" w:themeColor="hyperlink"/>
      <w:u w:val="single"/>
    </w:rPr>
  </w:style>
  <w:style w:type="paragraph" w:styleId="TM2">
    <w:name w:val="toc 2"/>
    <w:basedOn w:val="Normal"/>
    <w:next w:val="Normal"/>
    <w:autoRedefine/>
    <w:uiPriority w:val="39"/>
    <w:semiHidden/>
    <w:rsid w:val="00D94688"/>
    <w:pPr>
      <w:tabs>
        <w:tab w:val="right" w:leader="dot" w:pos="5256"/>
      </w:tabs>
      <w:spacing w:after="100"/>
      <w:ind w:left="360"/>
    </w:pPr>
  </w:style>
  <w:style w:type="character" w:customStyle="1" w:styleId="CommentReference">
    <w:name w:val="Comment Reference"/>
    <w:basedOn w:val="Policepardfaut"/>
    <w:uiPriority w:val="99"/>
    <w:semiHidden/>
    <w:unhideWhenUsed/>
    <w:rsid w:val="007C136F"/>
    <w:rPr>
      <w:sz w:val="16"/>
      <w:szCs w:val="16"/>
    </w:rPr>
  </w:style>
  <w:style w:type="paragraph" w:styleId="Sansinterligne">
    <w:name w:val="No Spacing"/>
    <w:uiPriority w:val="1"/>
    <w:semiHidden/>
    <w:qFormat/>
    <w:rsid w:val="009B35B5"/>
    <w:pPr>
      <w:spacing w:after="0" w:line="240" w:lineRule="auto"/>
    </w:pPr>
    <w:rPr>
      <w:i/>
      <w:color w:val="595959" w:themeColor="text1" w:themeTint="A6"/>
      <w:sz w:val="24"/>
    </w:rPr>
  </w:style>
  <w:style w:type="paragraph" w:styleId="Listepuces">
    <w:name w:val="List Bullet"/>
    <w:basedOn w:val="Normal"/>
    <w:uiPriority w:val="99"/>
    <w:semiHidden/>
    <w:rsid w:val="0003123C"/>
    <w:pPr>
      <w:numPr>
        <w:numId w:val="7"/>
      </w:numPr>
      <w:spacing w:before="0" w:after="200" w:line="276" w:lineRule="auto"/>
      <w:ind w:left="340" w:hanging="340"/>
    </w:pPr>
  </w:style>
  <w:style w:type="paragraph" w:styleId="Listenumros">
    <w:name w:val="List Number"/>
    <w:basedOn w:val="Normal"/>
    <w:uiPriority w:val="99"/>
    <w:rsid w:val="00685B4E"/>
    <w:pPr>
      <w:numPr>
        <w:numId w:val="12"/>
      </w:numPr>
      <w:spacing w:before="0" w:line="276" w:lineRule="auto"/>
    </w:pPr>
  </w:style>
  <w:style w:type="character" w:styleId="lev">
    <w:name w:val="Strong"/>
    <w:basedOn w:val="Policepardfaut"/>
    <w:uiPriority w:val="22"/>
    <w:semiHidden/>
    <w:qFormat/>
    <w:rsid w:val="00BA31C4"/>
    <w:rPr>
      <w:b/>
      <w:bCs/>
    </w:rPr>
  </w:style>
  <w:style w:type="character" w:customStyle="1" w:styleId="Gras">
    <w:name w:val="Gras"/>
    <w:uiPriority w:val="1"/>
    <w:semiHidden/>
    <w:qFormat/>
    <w:rsid w:val="00BA31C4"/>
    <w:rPr>
      <w:b/>
      <w:bCs/>
    </w:rPr>
  </w:style>
  <w:style w:type="paragraph" w:styleId="Listepuces2">
    <w:name w:val="List Bullet 2"/>
    <w:basedOn w:val="Normal"/>
    <w:uiPriority w:val="99"/>
    <w:semiHidden/>
    <w:rsid w:val="00D27AF8"/>
    <w:pPr>
      <w:spacing w:before="0"/>
    </w:pPr>
  </w:style>
  <w:style w:type="paragraph" w:customStyle="1" w:styleId="Titredugraphique1">
    <w:name w:val="Titre du graphique 1"/>
    <w:basedOn w:val="Normal"/>
    <w:semiHidden/>
    <w:qFormat/>
    <w:rsid w:val="008965F6"/>
    <w:pPr>
      <w:spacing w:after="60" w:line="240" w:lineRule="auto"/>
    </w:pPr>
    <w:rPr>
      <w:b/>
      <w:color w:val="37A76F" w:themeColor="accent3"/>
    </w:rPr>
  </w:style>
  <w:style w:type="paragraph" w:customStyle="1" w:styleId="Titredugraphique2">
    <w:name w:val="Titre du graphique 2"/>
    <w:basedOn w:val="Normal"/>
    <w:semiHidden/>
    <w:qFormat/>
    <w:rsid w:val="00664450"/>
    <w:pPr>
      <w:spacing w:after="60" w:line="240" w:lineRule="auto"/>
    </w:pPr>
    <w:rPr>
      <w:b/>
      <w:color w:val="4EB3CF" w:themeColor="accent5"/>
    </w:rPr>
  </w:style>
  <w:style w:type="paragraph" w:customStyle="1" w:styleId="Titredugraphique3">
    <w:name w:val="Titre du graphique 3"/>
    <w:basedOn w:val="Normal"/>
    <w:semiHidden/>
    <w:qFormat/>
    <w:rsid w:val="00664450"/>
    <w:pPr>
      <w:spacing w:after="60" w:line="240" w:lineRule="auto"/>
    </w:pPr>
    <w:rPr>
      <w:b/>
      <w:color w:val="51C3F9" w:themeColor="accent6"/>
    </w:rPr>
  </w:style>
  <w:style w:type="paragraph" w:customStyle="1" w:styleId="Titredugraphique4">
    <w:name w:val="Titre du graphique 4"/>
    <w:basedOn w:val="Normal"/>
    <w:semiHidden/>
    <w:qFormat/>
    <w:rsid w:val="008965F6"/>
    <w:pPr>
      <w:spacing w:after="60" w:line="240" w:lineRule="auto"/>
    </w:pPr>
    <w:rPr>
      <w:b/>
      <w:color w:val="63A537" w:themeColor="accent2"/>
    </w:rPr>
  </w:style>
  <w:style w:type="paragraph" w:customStyle="1" w:styleId="Pucedugraphique">
    <w:name w:val="Puce du graphique"/>
    <w:basedOn w:val="Normal"/>
    <w:semiHidden/>
    <w:qFormat/>
    <w:rsid w:val="008965F6"/>
    <w:pPr>
      <w:numPr>
        <w:numId w:val="8"/>
      </w:numPr>
      <w:spacing w:before="0" w:after="0" w:line="216" w:lineRule="auto"/>
      <w:ind w:left="284" w:hanging="284"/>
    </w:pPr>
    <w:rPr>
      <w:sz w:val="20"/>
    </w:rPr>
  </w:style>
  <w:style w:type="paragraph" w:customStyle="1" w:styleId="Pucedugraphique2">
    <w:name w:val="Puce du graphique 2"/>
    <w:basedOn w:val="Normal"/>
    <w:semiHidden/>
    <w:qFormat/>
    <w:rsid w:val="008965F6"/>
    <w:pPr>
      <w:numPr>
        <w:numId w:val="10"/>
      </w:numPr>
      <w:spacing w:before="0" w:after="0" w:line="216" w:lineRule="auto"/>
      <w:ind w:left="284" w:hanging="284"/>
    </w:pPr>
    <w:rPr>
      <w:sz w:val="20"/>
    </w:rPr>
  </w:style>
  <w:style w:type="paragraph" w:customStyle="1" w:styleId="Pucedugraphique3">
    <w:name w:val="Puce du graphique 3"/>
    <w:basedOn w:val="Normal"/>
    <w:semiHidden/>
    <w:qFormat/>
    <w:rsid w:val="008965F6"/>
    <w:pPr>
      <w:numPr>
        <w:numId w:val="9"/>
      </w:numPr>
      <w:spacing w:before="0" w:after="0" w:line="216" w:lineRule="auto"/>
      <w:ind w:left="284" w:hanging="284"/>
    </w:pPr>
    <w:rPr>
      <w:sz w:val="20"/>
    </w:rPr>
  </w:style>
  <w:style w:type="paragraph" w:customStyle="1" w:styleId="Pucedugraphique4">
    <w:name w:val="Puce du graphique 4"/>
    <w:basedOn w:val="Normal"/>
    <w:semiHidden/>
    <w:qFormat/>
    <w:rsid w:val="008965F6"/>
    <w:pPr>
      <w:numPr>
        <w:numId w:val="11"/>
      </w:numPr>
      <w:spacing w:before="0" w:after="0" w:line="240" w:lineRule="auto"/>
      <w:ind w:left="284" w:hanging="284"/>
    </w:pPr>
    <w:rPr>
      <w:sz w:val="20"/>
    </w:rPr>
  </w:style>
  <w:style w:type="paragraph" w:customStyle="1" w:styleId="Textedetableaugrandetaille">
    <w:name w:val="Texte de tableau grande taille"/>
    <w:basedOn w:val="Normal"/>
    <w:semiHidden/>
    <w:qFormat/>
    <w:rsid w:val="00F77933"/>
    <w:pPr>
      <w:spacing w:before="0" w:after="0" w:line="240" w:lineRule="auto"/>
    </w:pPr>
    <w:rPr>
      <w:color w:val="2F2F2F"/>
      <w:sz w:val="18"/>
    </w:rPr>
  </w:style>
  <w:style w:type="paragraph" w:styleId="Listenumros2">
    <w:name w:val="List Number 2"/>
    <w:basedOn w:val="Normal"/>
    <w:uiPriority w:val="99"/>
    <w:rsid w:val="00685B4E"/>
    <w:pPr>
      <w:numPr>
        <w:ilvl w:val="1"/>
        <w:numId w:val="12"/>
      </w:numPr>
      <w:spacing w:before="0" w:line="271" w:lineRule="auto"/>
    </w:pPr>
  </w:style>
  <w:style w:type="paragraph" w:customStyle="1" w:styleId="Casecocher">
    <w:name w:val="Case à cocher"/>
    <w:basedOn w:val="Normal"/>
    <w:qFormat/>
    <w:rsid w:val="00A67285"/>
    <w:pPr>
      <w:spacing w:before="0" w:after="0"/>
    </w:pPr>
  </w:style>
  <w:style w:type="table" w:customStyle="1" w:styleId="Grilledutableau1">
    <w:name w:val="Grille du tableau1"/>
    <w:basedOn w:val="TableauNormal"/>
    <w:next w:val="Grilledutableau"/>
    <w:uiPriority w:val="59"/>
    <w:rsid w:val="00C15765"/>
    <w:pPr>
      <w:spacing w:after="0" w:line="240" w:lineRule="auto"/>
    </w:pPr>
    <w:rPr>
      <w:rFonts w:ascii="Times New Roman" w:eastAsia="Times New Roman" w:hAnsi="Times New Roman" w:cs="Times New Roman"/>
      <w:sz w:val="20"/>
      <w:szCs w:val="20"/>
      <w:lang w:val="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2">
    <w:name w:val="Grid Table 1 Light Accent 2"/>
    <w:basedOn w:val="TableauNormal"/>
    <w:uiPriority w:val="46"/>
    <w:rsid w:val="00554A3D"/>
    <w:pPr>
      <w:spacing w:after="0" w:line="240" w:lineRule="auto"/>
    </w:pPr>
    <w:tblPr>
      <w:tblStyleRowBandSize w:val="1"/>
      <w:tblStyleColBandSize w:val="1"/>
      <w:tblBorders>
        <w:top w:val="single" w:sz="4" w:space="0" w:color="BFE2A8" w:themeColor="accent2" w:themeTint="66"/>
        <w:left w:val="single" w:sz="4" w:space="0" w:color="BFE2A8" w:themeColor="accent2" w:themeTint="66"/>
        <w:bottom w:val="single" w:sz="4" w:space="0" w:color="BFE2A8" w:themeColor="accent2" w:themeTint="66"/>
        <w:right w:val="single" w:sz="4" w:space="0" w:color="BFE2A8" w:themeColor="accent2" w:themeTint="66"/>
        <w:insideH w:val="single" w:sz="4" w:space="0" w:color="BFE2A8" w:themeColor="accent2" w:themeTint="66"/>
        <w:insideV w:val="single" w:sz="4" w:space="0" w:color="BFE2A8" w:themeColor="accent2" w:themeTint="66"/>
      </w:tblBorders>
    </w:tblPr>
    <w:tblStylePr w:type="firstRow">
      <w:rPr>
        <w:b/>
        <w:bCs/>
      </w:rPr>
      <w:tblPr/>
      <w:tcPr>
        <w:tcBorders>
          <w:bottom w:val="single" w:sz="12" w:space="0" w:color="9FD37C" w:themeColor="accent2" w:themeTint="99"/>
        </w:tcBorders>
      </w:tcPr>
    </w:tblStylePr>
    <w:tblStylePr w:type="lastRow">
      <w:rPr>
        <w:b/>
        <w:bCs/>
      </w:rPr>
      <w:tblPr/>
      <w:tcPr>
        <w:tcBorders>
          <w:top w:val="double" w:sz="2" w:space="0" w:color="9FD37C"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554A3D"/>
    <w:pPr>
      <w:spacing w:after="0" w:line="240" w:lineRule="auto"/>
    </w:pPr>
    <w:tblPr>
      <w:tblStyleRowBandSize w:val="1"/>
      <w:tblStyleColBandSize w:val="1"/>
      <w:tblBorders>
        <w:top w:val="single" w:sz="4" w:space="0" w:color="A8E2C5" w:themeColor="accent3" w:themeTint="66"/>
        <w:left w:val="single" w:sz="4" w:space="0" w:color="A8E2C5" w:themeColor="accent3" w:themeTint="66"/>
        <w:bottom w:val="single" w:sz="4" w:space="0" w:color="A8E2C5" w:themeColor="accent3" w:themeTint="66"/>
        <w:right w:val="single" w:sz="4" w:space="0" w:color="A8E2C5" w:themeColor="accent3" w:themeTint="66"/>
        <w:insideH w:val="single" w:sz="4" w:space="0" w:color="A8E2C5" w:themeColor="accent3" w:themeTint="66"/>
        <w:insideV w:val="single" w:sz="4" w:space="0" w:color="A8E2C5" w:themeColor="accent3" w:themeTint="66"/>
      </w:tblBorders>
    </w:tblPr>
    <w:tblStylePr w:type="firstRow">
      <w:rPr>
        <w:b/>
        <w:bCs/>
      </w:rPr>
      <w:tblPr/>
      <w:tcPr>
        <w:tcBorders>
          <w:bottom w:val="single" w:sz="12" w:space="0" w:color="7CD4A8" w:themeColor="accent3" w:themeTint="99"/>
        </w:tcBorders>
      </w:tcPr>
    </w:tblStylePr>
    <w:tblStylePr w:type="lastRow">
      <w:rPr>
        <w:b/>
        <w:bCs/>
      </w:rPr>
      <w:tblPr/>
      <w:tcPr>
        <w:tcBorders>
          <w:top w:val="double" w:sz="2" w:space="0" w:color="7CD4A8" w:themeColor="accent3" w:themeTint="99"/>
        </w:tcBorders>
      </w:tcPr>
    </w:tblStylePr>
    <w:tblStylePr w:type="firstCol">
      <w:rPr>
        <w:b/>
        <w:bCs/>
      </w:rPr>
    </w:tblStylePr>
    <w:tblStylePr w:type="lastCol">
      <w:rPr>
        <w:b/>
        <w:bCs/>
      </w:rPr>
    </w:tblStylePr>
  </w:style>
  <w:style w:type="character" w:customStyle="1" w:styleId="normaltextrun">
    <w:name w:val="normaltextrun"/>
    <w:basedOn w:val="Policepardfaut"/>
    <w:rsid w:val="005850A5"/>
  </w:style>
  <w:style w:type="paragraph" w:styleId="Rvision">
    <w:name w:val="Revision"/>
    <w:hidden/>
    <w:uiPriority w:val="99"/>
    <w:semiHidden/>
    <w:rsid w:val="000B60F0"/>
    <w:pPr>
      <w:spacing w:after="0" w:line="240" w:lineRule="auto"/>
    </w:pPr>
    <w:rPr>
      <w:color w:val="595959" w:themeColor="text1" w:themeTint="A6"/>
      <w:sz w:val="24"/>
    </w:rPr>
  </w:style>
  <w:style w:type="paragraph" w:customStyle="1" w:styleId="CommentText">
    <w:name w:val="Comment Text"/>
    <w:basedOn w:val="Normal"/>
    <w:link w:val="CommentTextChar"/>
    <w:uiPriority w:val="99"/>
    <w:unhideWhenUsed/>
    <w:rsid w:val="00C7573F"/>
    <w:pPr>
      <w:spacing w:line="240" w:lineRule="auto"/>
    </w:pPr>
    <w:rPr>
      <w:sz w:val="20"/>
      <w:szCs w:val="20"/>
    </w:rPr>
  </w:style>
  <w:style w:type="character" w:customStyle="1" w:styleId="CommentTextChar">
    <w:name w:val="Comment Text Char"/>
    <w:basedOn w:val="Policepardfaut"/>
    <w:link w:val="CommentText"/>
    <w:uiPriority w:val="99"/>
    <w:rsid w:val="00C7573F"/>
    <w:rPr>
      <w:color w:val="595959" w:themeColor="text1" w:themeTint="A6"/>
      <w:sz w:val="20"/>
      <w:szCs w:val="20"/>
    </w:rPr>
  </w:style>
  <w:style w:type="paragraph" w:customStyle="1" w:styleId="CommentSubject">
    <w:name w:val="Comment Subject"/>
    <w:basedOn w:val="CommentText"/>
    <w:next w:val="CommentText"/>
    <w:link w:val="CommentSubjectChar"/>
    <w:uiPriority w:val="99"/>
    <w:semiHidden/>
    <w:unhideWhenUsed/>
    <w:rsid w:val="00C7573F"/>
    <w:rPr>
      <w:b/>
      <w:bCs/>
    </w:rPr>
  </w:style>
  <w:style w:type="character" w:customStyle="1" w:styleId="CommentSubjectChar">
    <w:name w:val="Comment Subject Char"/>
    <w:basedOn w:val="CommentTextChar"/>
    <w:link w:val="CommentSubject"/>
    <w:uiPriority w:val="99"/>
    <w:semiHidden/>
    <w:rsid w:val="00C7573F"/>
    <w:rPr>
      <w:b/>
      <w:bCs/>
      <w:color w:val="595959" w:themeColor="text1" w:themeTint="A6"/>
      <w:sz w:val="20"/>
      <w:szCs w:val="20"/>
    </w:rPr>
  </w:style>
  <w:style w:type="paragraph" w:styleId="NormalWeb">
    <w:name w:val="Normal (Web)"/>
    <w:basedOn w:val="Normal"/>
    <w:uiPriority w:val="99"/>
    <w:semiHidden/>
    <w:unhideWhenUsed/>
    <w:rsid w:val="00C94656"/>
    <w:rPr>
      <w:rFonts w:ascii="Times New Roman" w:hAnsi="Times New Roman" w:cs="Times New Roman"/>
      <w:szCs w:val="24"/>
    </w:r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Pr>
      <w:color w:val="595959" w:themeColor="text1" w:themeTint="A6"/>
      <w:sz w:val="20"/>
      <w:szCs w:val="20"/>
    </w:rPr>
  </w:style>
  <w:style w:type="character" w:styleId="Marquedecommentaire">
    <w:name w:val="annotation reference"/>
    <w:basedOn w:val="Policepardfaut"/>
    <w:uiPriority w:val="99"/>
    <w:semiHidden/>
    <w:unhideWhenUsed/>
    <w:rPr>
      <w:sz w:val="16"/>
      <w:szCs w:val="16"/>
    </w:rPr>
  </w:style>
  <w:style w:type="paragraph" w:styleId="Objetducommentaire">
    <w:name w:val="annotation subject"/>
    <w:basedOn w:val="Commentaire"/>
    <w:next w:val="Commentaire"/>
    <w:link w:val="ObjetducommentaireCar"/>
    <w:uiPriority w:val="99"/>
    <w:semiHidden/>
    <w:unhideWhenUsed/>
    <w:rsid w:val="00E714D0"/>
    <w:rPr>
      <w:b/>
      <w:bCs/>
    </w:rPr>
  </w:style>
  <w:style w:type="character" w:customStyle="1" w:styleId="ObjetducommentaireCar">
    <w:name w:val="Objet du commentaire Car"/>
    <w:basedOn w:val="CommentaireCar"/>
    <w:link w:val="Objetducommentaire"/>
    <w:uiPriority w:val="99"/>
    <w:semiHidden/>
    <w:rsid w:val="00E714D0"/>
    <w:rPr>
      <w:b/>
      <w:bCs/>
      <w:color w:val="595959" w:themeColor="text1" w:themeTint="A6"/>
      <w:sz w:val="20"/>
      <w:szCs w:val="20"/>
    </w:rPr>
  </w:style>
  <w:style w:type="character" w:styleId="Mention">
    <w:name w:val="Mention"/>
    <w:basedOn w:val="Policepardfaut"/>
    <w:uiPriority w:val="99"/>
    <w:unhideWhenUsed/>
    <w:rsid w:val="00C54F07"/>
    <w:rPr>
      <w:color w:val="2B579A"/>
      <w:shd w:val="clear" w:color="auto" w:fill="E1DFDD"/>
    </w:rPr>
  </w:style>
  <w:style w:type="paragraph" w:customStyle="1" w:styleId="paragraph">
    <w:name w:val="paragraph"/>
    <w:basedOn w:val="Normal"/>
    <w:rsid w:val="00F01DFE"/>
    <w:pPr>
      <w:spacing w:before="100" w:beforeAutospacing="1" w:after="100" w:afterAutospacing="1" w:line="240" w:lineRule="auto"/>
    </w:pPr>
    <w:rPr>
      <w:rFonts w:ascii="Times New Roman" w:eastAsia="Times New Roman" w:hAnsi="Times New Roman" w:cs="Times New Roman"/>
      <w:color w:val="auto"/>
      <w:szCs w:val="24"/>
      <w:lang w:val="fr-CA" w:eastAsia="fr-CA"/>
    </w:rPr>
  </w:style>
  <w:style w:type="character" w:customStyle="1" w:styleId="eop">
    <w:name w:val="eop"/>
    <w:basedOn w:val="Policepardfaut"/>
    <w:rsid w:val="00F01D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408">
      <w:bodyDiv w:val="1"/>
      <w:marLeft w:val="0"/>
      <w:marRight w:val="0"/>
      <w:marTop w:val="0"/>
      <w:marBottom w:val="0"/>
      <w:divBdr>
        <w:top w:val="none" w:sz="0" w:space="0" w:color="auto"/>
        <w:left w:val="none" w:sz="0" w:space="0" w:color="auto"/>
        <w:bottom w:val="none" w:sz="0" w:space="0" w:color="auto"/>
        <w:right w:val="none" w:sz="0" w:space="0" w:color="auto"/>
      </w:divBdr>
    </w:div>
    <w:div w:id="83959032">
      <w:bodyDiv w:val="1"/>
      <w:marLeft w:val="0"/>
      <w:marRight w:val="0"/>
      <w:marTop w:val="0"/>
      <w:marBottom w:val="0"/>
      <w:divBdr>
        <w:top w:val="none" w:sz="0" w:space="0" w:color="auto"/>
        <w:left w:val="none" w:sz="0" w:space="0" w:color="auto"/>
        <w:bottom w:val="none" w:sz="0" w:space="0" w:color="auto"/>
        <w:right w:val="none" w:sz="0" w:space="0" w:color="auto"/>
      </w:divBdr>
    </w:div>
    <w:div w:id="149833165">
      <w:bodyDiv w:val="1"/>
      <w:marLeft w:val="0"/>
      <w:marRight w:val="0"/>
      <w:marTop w:val="0"/>
      <w:marBottom w:val="0"/>
      <w:divBdr>
        <w:top w:val="none" w:sz="0" w:space="0" w:color="auto"/>
        <w:left w:val="none" w:sz="0" w:space="0" w:color="auto"/>
        <w:bottom w:val="none" w:sz="0" w:space="0" w:color="auto"/>
        <w:right w:val="none" w:sz="0" w:space="0" w:color="auto"/>
      </w:divBdr>
    </w:div>
    <w:div w:id="191382790">
      <w:bodyDiv w:val="1"/>
      <w:marLeft w:val="0"/>
      <w:marRight w:val="0"/>
      <w:marTop w:val="0"/>
      <w:marBottom w:val="0"/>
      <w:divBdr>
        <w:top w:val="none" w:sz="0" w:space="0" w:color="auto"/>
        <w:left w:val="none" w:sz="0" w:space="0" w:color="auto"/>
        <w:bottom w:val="none" w:sz="0" w:space="0" w:color="auto"/>
        <w:right w:val="none" w:sz="0" w:space="0" w:color="auto"/>
      </w:divBdr>
      <w:divsChild>
        <w:div w:id="713042941">
          <w:marLeft w:val="0"/>
          <w:marRight w:val="0"/>
          <w:marTop w:val="0"/>
          <w:marBottom w:val="0"/>
          <w:divBdr>
            <w:top w:val="none" w:sz="0" w:space="0" w:color="auto"/>
            <w:left w:val="none" w:sz="0" w:space="0" w:color="auto"/>
            <w:bottom w:val="none" w:sz="0" w:space="0" w:color="auto"/>
            <w:right w:val="none" w:sz="0" w:space="0" w:color="auto"/>
          </w:divBdr>
        </w:div>
      </w:divsChild>
    </w:div>
    <w:div w:id="375735875">
      <w:bodyDiv w:val="1"/>
      <w:marLeft w:val="0"/>
      <w:marRight w:val="0"/>
      <w:marTop w:val="0"/>
      <w:marBottom w:val="0"/>
      <w:divBdr>
        <w:top w:val="none" w:sz="0" w:space="0" w:color="auto"/>
        <w:left w:val="none" w:sz="0" w:space="0" w:color="auto"/>
        <w:bottom w:val="none" w:sz="0" w:space="0" w:color="auto"/>
        <w:right w:val="none" w:sz="0" w:space="0" w:color="auto"/>
      </w:divBdr>
    </w:div>
    <w:div w:id="569314784">
      <w:bodyDiv w:val="1"/>
      <w:marLeft w:val="0"/>
      <w:marRight w:val="0"/>
      <w:marTop w:val="0"/>
      <w:marBottom w:val="0"/>
      <w:divBdr>
        <w:top w:val="none" w:sz="0" w:space="0" w:color="auto"/>
        <w:left w:val="none" w:sz="0" w:space="0" w:color="auto"/>
        <w:bottom w:val="none" w:sz="0" w:space="0" w:color="auto"/>
        <w:right w:val="none" w:sz="0" w:space="0" w:color="auto"/>
      </w:divBdr>
    </w:div>
    <w:div w:id="570307732">
      <w:bodyDiv w:val="1"/>
      <w:marLeft w:val="0"/>
      <w:marRight w:val="0"/>
      <w:marTop w:val="0"/>
      <w:marBottom w:val="0"/>
      <w:divBdr>
        <w:top w:val="none" w:sz="0" w:space="0" w:color="auto"/>
        <w:left w:val="none" w:sz="0" w:space="0" w:color="auto"/>
        <w:bottom w:val="none" w:sz="0" w:space="0" w:color="auto"/>
        <w:right w:val="none" w:sz="0" w:space="0" w:color="auto"/>
      </w:divBdr>
    </w:div>
    <w:div w:id="652489609">
      <w:bodyDiv w:val="1"/>
      <w:marLeft w:val="0"/>
      <w:marRight w:val="0"/>
      <w:marTop w:val="0"/>
      <w:marBottom w:val="0"/>
      <w:divBdr>
        <w:top w:val="none" w:sz="0" w:space="0" w:color="auto"/>
        <w:left w:val="none" w:sz="0" w:space="0" w:color="auto"/>
        <w:bottom w:val="none" w:sz="0" w:space="0" w:color="auto"/>
        <w:right w:val="none" w:sz="0" w:space="0" w:color="auto"/>
      </w:divBdr>
    </w:div>
    <w:div w:id="712734900">
      <w:bodyDiv w:val="1"/>
      <w:marLeft w:val="0"/>
      <w:marRight w:val="0"/>
      <w:marTop w:val="0"/>
      <w:marBottom w:val="0"/>
      <w:divBdr>
        <w:top w:val="none" w:sz="0" w:space="0" w:color="auto"/>
        <w:left w:val="none" w:sz="0" w:space="0" w:color="auto"/>
        <w:bottom w:val="none" w:sz="0" w:space="0" w:color="auto"/>
        <w:right w:val="none" w:sz="0" w:space="0" w:color="auto"/>
      </w:divBdr>
      <w:divsChild>
        <w:div w:id="1406801729">
          <w:marLeft w:val="0"/>
          <w:marRight w:val="0"/>
          <w:marTop w:val="0"/>
          <w:marBottom w:val="0"/>
          <w:divBdr>
            <w:top w:val="none" w:sz="0" w:space="0" w:color="auto"/>
            <w:left w:val="none" w:sz="0" w:space="0" w:color="auto"/>
            <w:bottom w:val="none" w:sz="0" w:space="0" w:color="auto"/>
            <w:right w:val="none" w:sz="0" w:space="0" w:color="auto"/>
          </w:divBdr>
        </w:div>
      </w:divsChild>
    </w:div>
    <w:div w:id="975135997">
      <w:bodyDiv w:val="1"/>
      <w:marLeft w:val="0"/>
      <w:marRight w:val="0"/>
      <w:marTop w:val="0"/>
      <w:marBottom w:val="0"/>
      <w:divBdr>
        <w:top w:val="none" w:sz="0" w:space="0" w:color="auto"/>
        <w:left w:val="none" w:sz="0" w:space="0" w:color="auto"/>
        <w:bottom w:val="none" w:sz="0" w:space="0" w:color="auto"/>
        <w:right w:val="none" w:sz="0" w:space="0" w:color="auto"/>
      </w:divBdr>
    </w:div>
    <w:div w:id="1066948800">
      <w:bodyDiv w:val="1"/>
      <w:marLeft w:val="0"/>
      <w:marRight w:val="0"/>
      <w:marTop w:val="0"/>
      <w:marBottom w:val="0"/>
      <w:divBdr>
        <w:top w:val="none" w:sz="0" w:space="0" w:color="auto"/>
        <w:left w:val="none" w:sz="0" w:space="0" w:color="auto"/>
        <w:bottom w:val="none" w:sz="0" w:space="0" w:color="auto"/>
        <w:right w:val="none" w:sz="0" w:space="0" w:color="auto"/>
      </w:divBdr>
    </w:div>
    <w:div w:id="1067723501">
      <w:bodyDiv w:val="1"/>
      <w:marLeft w:val="0"/>
      <w:marRight w:val="0"/>
      <w:marTop w:val="0"/>
      <w:marBottom w:val="0"/>
      <w:divBdr>
        <w:top w:val="none" w:sz="0" w:space="0" w:color="auto"/>
        <w:left w:val="none" w:sz="0" w:space="0" w:color="auto"/>
        <w:bottom w:val="none" w:sz="0" w:space="0" w:color="auto"/>
        <w:right w:val="none" w:sz="0" w:space="0" w:color="auto"/>
      </w:divBdr>
    </w:div>
    <w:div w:id="1184710992">
      <w:bodyDiv w:val="1"/>
      <w:marLeft w:val="0"/>
      <w:marRight w:val="0"/>
      <w:marTop w:val="0"/>
      <w:marBottom w:val="0"/>
      <w:divBdr>
        <w:top w:val="none" w:sz="0" w:space="0" w:color="auto"/>
        <w:left w:val="none" w:sz="0" w:space="0" w:color="auto"/>
        <w:bottom w:val="none" w:sz="0" w:space="0" w:color="auto"/>
        <w:right w:val="none" w:sz="0" w:space="0" w:color="auto"/>
      </w:divBdr>
      <w:divsChild>
        <w:div w:id="1771659302">
          <w:marLeft w:val="0"/>
          <w:marRight w:val="0"/>
          <w:marTop w:val="0"/>
          <w:marBottom w:val="0"/>
          <w:divBdr>
            <w:top w:val="none" w:sz="0" w:space="0" w:color="auto"/>
            <w:left w:val="none" w:sz="0" w:space="0" w:color="auto"/>
            <w:bottom w:val="none" w:sz="0" w:space="0" w:color="auto"/>
            <w:right w:val="none" w:sz="0" w:space="0" w:color="auto"/>
          </w:divBdr>
          <w:divsChild>
            <w:div w:id="1143474159">
              <w:marLeft w:val="0"/>
              <w:marRight w:val="0"/>
              <w:marTop w:val="0"/>
              <w:marBottom w:val="0"/>
              <w:divBdr>
                <w:top w:val="none" w:sz="0" w:space="0" w:color="auto"/>
                <w:left w:val="none" w:sz="0" w:space="0" w:color="auto"/>
                <w:bottom w:val="none" w:sz="0" w:space="0" w:color="auto"/>
                <w:right w:val="none" w:sz="0" w:space="0" w:color="auto"/>
              </w:divBdr>
            </w:div>
            <w:div w:id="1618638411">
              <w:marLeft w:val="0"/>
              <w:marRight w:val="0"/>
              <w:marTop w:val="0"/>
              <w:marBottom w:val="0"/>
              <w:divBdr>
                <w:top w:val="none" w:sz="0" w:space="0" w:color="auto"/>
                <w:left w:val="none" w:sz="0" w:space="0" w:color="auto"/>
                <w:bottom w:val="none" w:sz="0" w:space="0" w:color="auto"/>
                <w:right w:val="none" w:sz="0" w:space="0" w:color="auto"/>
              </w:divBdr>
            </w:div>
            <w:div w:id="865217232">
              <w:marLeft w:val="0"/>
              <w:marRight w:val="0"/>
              <w:marTop w:val="0"/>
              <w:marBottom w:val="0"/>
              <w:divBdr>
                <w:top w:val="none" w:sz="0" w:space="0" w:color="auto"/>
                <w:left w:val="none" w:sz="0" w:space="0" w:color="auto"/>
                <w:bottom w:val="none" w:sz="0" w:space="0" w:color="auto"/>
                <w:right w:val="none" w:sz="0" w:space="0" w:color="auto"/>
              </w:divBdr>
            </w:div>
            <w:div w:id="189999769">
              <w:marLeft w:val="0"/>
              <w:marRight w:val="0"/>
              <w:marTop w:val="0"/>
              <w:marBottom w:val="0"/>
              <w:divBdr>
                <w:top w:val="none" w:sz="0" w:space="0" w:color="auto"/>
                <w:left w:val="none" w:sz="0" w:space="0" w:color="auto"/>
                <w:bottom w:val="none" w:sz="0" w:space="0" w:color="auto"/>
                <w:right w:val="none" w:sz="0" w:space="0" w:color="auto"/>
              </w:divBdr>
            </w:div>
            <w:div w:id="547759492">
              <w:marLeft w:val="0"/>
              <w:marRight w:val="0"/>
              <w:marTop w:val="0"/>
              <w:marBottom w:val="0"/>
              <w:divBdr>
                <w:top w:val="none" w:sz="0" w:space="0" w:color="auto"/>
                <w:left w:val="none" w:sz="0" w:space="0" w:color="auto"/>
                <w:bottom w:val="none" w:sz="0" w:space="0" w:color="auto"/>
                <w:right w:val="none" w:sz="0" w:space="0" w:color="auto"/>
              </w:divBdr>
            </w:div>
            <w:div w:id="774713439">
              <w:marLeft w:val="0"/>
              <w:marRight w:val="0"/>
              <w:marTop w:val="0"/>
              <w:marBottom w:val="0"/>
              <w:divBdr>
                <w:top w:val="none" w:sz="0" w:space="0" w:color="auto"/>
                <w:left w:val="none" w:sz="0" w:space="0" w:color="auto"/>
                <w:bottom w:val="none" w:sz="0" w:space="0" w:color="auto"/>
                <w:right w:val="none" w:sz="0" w:space="0" w:color="auto"/>
              </w:divBdr>
            </w:div>
            <w:div w:id="662128661">
              <w:marLeft w:val="0"/>
              <w:marRight w:val="0"/>
              <w:marTop w:val="0"/>
              <w:marBottom w:val="0"/>
              <w:divBdr>
                <w:top w:val="none" w:sz="0" w:space="0" w:color="auto"/>
                <w:left w:val="none" w:sz="0" w:space="0" w:color="auto"/>
                <w:bottom w:val="none" w:sz="0" w:space="0" w:color="auto"/>
                <w:right w:val="none" w:sz="0" w:space="0" w:color="auto"/>
              </w:divBdr>
            </w:div>
            <w:div w:id="1330864021">
              <w:marLeft w:val="0"/>
              <w:marRight w:val="0"/>
              <w:marTop w:val="0"/>
              <w:marBottom w:val="0"/>
              <w:divBdr>
                <w:top w:val="none" w:sz="0" w:space="0" w:color="auto"/>
                <w:left w:val="none" w:sz="0" w:space="0" w:color="auto"/>
                <w:bottom w:val="none" w:sz="0" w:space="0" w:color="auto"/>
                <w:right w:val="none" w:sz="0" w:space="0" w:color="auto"/>
              </w:divBdr>
            </w:div>
            <w:div w:id="633870452">
              <w:marLeft w:val="0"/>
              <w:marRight w:val="0"/>
              <w:marTop w:val="0"/>
              <w:marBottom w:val="0"/>
              <w:divBdr>
                <w:top w:val="none" w:sz="0" w:space="0" w:color="auto"/>
                <w:left w:val="none" w:sz="0" w:space="0" w:color="auto"/>
                <w:bottom w:val="none" w:sz="0" w:space="0" w:color="auto"/>
                <w:right w:val="none" w:sz="0" w:space="0" w:color="auto"/>
              </w:divBdr>
            </w:div>
            <w:div w:id="132065744">
              <w:marLeft w:val="0"/>
              <w:marRight w:val="0"/>
              <w:marTop w:val="0"/>
              <w:marBottom w:val="0"/>
              <w:divBdr>
                <w:top w:val="none" w:sz="0" w:space="0" w:color="auto"/>
                <w:left w:val="none" w:sz="0" w:space="0" w:color="auto"/>
                <w:bottom w:val="none" w:sz="0" w:space="0" w:color="auto"/>
                <w:right w:val="none" w:sz="0" w:space="0" w:color="auto"/>
              </w:divBdr>
            </w:div>
            <w:div w:id="419640443">
              <w:marLeft w:val="0"/>
              <w:marRight w:val="0"/>
              <w:marTop w:val="0"/>
              <w:marBottom w:val="0"/>
              <w:divBdr>
                <w:top w:val="none" w:sz="0" w:space="0" w:color="auto"/>
                <w:left w:val="none" w:sz="0" w:space="0" w:color="auto"/>
                <w:bottom w:val="none" w:sz="0" w:space="0" w:color="auto"/>
                <w:right w:val="none" w:sz="0" w:space="0" w:color="auto"/>
              </w:divBdr>
            </w:div>
            <w:div w:id="96827155">
              <w:marLeft w:val="0"/>
              <w:marRight w:val="0"/>
              <w:marTop w:val="0"/>
              <w:marBottom w:val="0"/>
              <w:divBdr>
                <w:top w:val="none" w:sz="0" w:space="0" w:color="auto"/>
                <w:left w:val="none" w:sz="0" w:space="0" w:color="auto"/>
                <w:bottom w:val="none" w:sz="0" w:space="0" w:color="auto"/>
                <w:right w:val="none" w:sz="0" w:space="0" w:color="auto"/>
              </w:divBdr>
            </w:div>
            <w:div w:id="1510870589">
              <w:marLeft w:val="0"/>
              <w:marRight w:val="0"/>
              <w:marTop w:val="0"/>
              <w:marBottom w:val="0"/>
              <w:divBdr>
                <w:top w:val="none" w:sz="0" w:space="0" w:color="auto"/>
                <w:left w:val="none" w:sz="0" w:space="0" w:color="auto"/>
                <w:bottom w:val="none" w:sz="0" w:space="0" w:color="auto"/>
                <w:right w:val="none" w:sz="0" w:space="0" w:color="auto"/>
              </w:divBdr>
            </w:div>
            <w:div w:id="1008560463">
              <w:marLeft w:val="0"/>
              <w:marRight w:val="0"/>
              <w:marTop w:val="0"/>
              <w:marBottom w:val="0"/>
              <w:divBdr>
                <w:top w:val="none" w:sz="0" w:space="0" w:color="auto"/>
                <w:left w:val="none" w:sz="0" w:space="0" w:color="auto"/>
                <w:bottom w:val="none" w:sz="0" w:space="0" w:color="auto"/>
                <w:right w:val="none" w:sz="0" w:space="0" w:color="auto"/>
              </w:divBdr>
            </w:div>
            <w:div w:id="1121800629">
              <w:marLeft w:val="0"/>
              <w:marRight w:val="0"/>
              <w:marTop w:val="0"/>
              <w:marBottom w:val="0"/>
              <w:divBdr>
                <w:top w:val="none" w:sz="0" w:space="0" w:color="auto"/>
                <w:left w:val="none" w:sz="0" w:space="0" w:color="auto"/>
                <w:bottom w:val="none" w:sz="0" w:space="0" w:color="auto"/>
                <w:right w:val="none" w:sz="0" w:space="0" w:color="auto"/>
              </w:divBdr>
            </w:div>
            <w:div w:id="904023291">
              <w:marLeft w:val="0"/>
              <w:marRight w:val="0"/>
              <w:marTop w:val="0"/>
              <w:marBottom w:val="0"/>
              <w:divBdr>
                <w:top w:val="none" w:sz="0" w:space="0" w:color="auto"/>
                <w:left w:val="none" w:sz="0" w:space="0" w:color="auto"/>
                <w:bottom w:val="none" w:sz="0" w:space="0" w:color="auto"/>
                <w:right w:val="none" w:sz="0" w:space="0" w:color="auto"/>
              </w:divBdr>
            </w:div>
            <w:div w:id="1753354064">
              <w:marLeft w:val="0"/>
              <w:marRight w:val="0"/>
              <w:marTop w:val="0"/>
              <w:marBottom w:val="0"/>
              <w:divBdr>
                <w:top w:val="none" w:sz="0" w:space="0" w:color="auto"/>
                <w:left w:val="none" w:sz="0" w:space="0" w:color="auto"/>
                <w:bottom w:val="none" w:sz="0" w:space="0" w:color="auto"/>
                <w:right w:val="none" w:sz="0" w:space="0" w:color="auto"/>
              </w:divBdr>
            </w:div>
            <w:div w:id="544105661">
              <w:marLeft w:val="0"/>
              <w:marRight w:val="0"/>
              <w:marTop w:val="0"/>
              <w:marBottom w:val="0"/>
              <w:divBdr>
                <w:top w:val="none" w:sz="0" w:space="0" w:color="auto"/>
                <w:left w:val="none" w:sz="0" w:space="0" w:color="auto"/>
                <w:bottom w:val="none" w:sz="0" w:space="0" w:color="auto"/>
                <w:right w:val="none" w:sz="0" w:space="0" w:color="auto"/>
              </w:divBdr>
            </w:div>
            <w:div w:id="827480816">
              <w:marLeft w:val="0"/>
              <w:marRight w:val="0"/>
              <w:marTop w:val="0"/>
              <w:marBottom w:val="0"/>
              <w:divBdr>
                <w:top w:val="none" w:sz="0" w:space="0" w:color="auto"/>
                <w:left w:val="none" w:sz="0" w:space="0" w:color="auto"/>
                <w:bottom w:val="none" w:sz="0" w:space="0" w:color="auto"/>
                <w:right w:val="none" w:sz="0" w:space="0" w:color="auto"/>
              </w:divBdr>
            </w:div>
            <w:div w:id="1494562202">
              <w:marLeft w:val="0"/>
              <w:marRight w:val="0"/>
              <w:marTop w:val="0"/>
              <w:marBottom w:val="0"/>
              <w:divBdr>
                <w:top w:val="none" w:sz="0" w:space="0" w:color="auto"/>
                <w:left w:val="none" w:sz="0" w:space="0" w:color="auto"/>
                <w:bottom w:val="none" w:sz="0" w:space="0" w:color="auto"/>
                <w:right w:val="none" w:sz="0" w:space="0" w:color="auto"/>
              </w:divBdr>
            </w:div>
          </w:divsChild>
        </w:div>
        <w:div w:id="1057631389">
          <w:marLeft w:val="0"/>
          <w:marRight w:val="0"/>
          <w:marTop w:val="0"/>
          <w:marBottom w:val="0"/>
          <w:divBdr>
            <w:top w:val="none" w:sz="0" w:space="0" w:color="auto"/>
            <w:left w:val="none" w:sz="0" w:space="0" w:color="auto"/>
            <w:bottom w:val="none" w:sz="0" w:space="0" w:color="auto"/>
            <w:right w:val="none" w:sz="0" w:space="0" w:color="auto"/>
          </w:divBdr>
          <w:divsChild>
            <w:div w:id="1006983936">
              <w:marLeft w:val="0"/>
              <w:marRight w:val="0"/>
              <w:marTop w:val="0"/>
              <w:marBottom w:val="0"/>
              <w:divBdr>
                <w:top w:val="none" w:sz="0" w:space="0" w:color="auto"/>
                <w:left w:val="none" w:sz="0" w:space="0" w:color="auto"/>
                <w:bottom w:val="none" w:sz="0" w:space="0" w:color="auto"/>
                <w:right w:val="none" w:sz="0" w:space="0" w:color="auto"/>
              </w:divBdr>
            </w:div>
            <w:div w:id="213739113">
              <w:marLeft w:val="0"/>
              <w:marRight w:val="0"/>
              <w:marTop w:val="0"/>
              <w:marBottom w:val="0"/>
              <w:divBdr>
                <w:top w:val="none" w:sz="0" w:space="0" w:color="auto"/>
                <w:left w:val="none" w:sz="0" w:space="0" w:color="auto"/>
                <w:bottom w:val="none" w:sz="0" w:space="0" w:color="auto"/>
                <w:right w:val="none" w:sz="0" w:space="0" w:color="auto"/>
              </w:divBdr>
            </w:div>
            <w:div w:id="1150057558">
              <w:marLeft w:val="0"/>
              <w:marRight w:val="0"/>
              <w:marTop w:val="0"/>
              <w:marBottom w:val="0"/>
              <w:divBdr>
                <w:top w:val="none" w:sz="0" w:space="0" w:color="auto"/>
                <w:left w:val="none" w:sz="0" w:space="0" w:color="auto"/>
                <w:bottom w:val="none" w:sz="0" w:space="0" w:color="auto"/>
                <w:right w:val="none" w:sz="0" w:space="0" w:color="auto"/>
              </w:divBdr>
            </w:div>
            <w:div w:id="683747170">
              <w:marLeft w:val="0"/>
              <w:marRight w:val="0"/>
              <w:marTop w:val="0"/>
              <w:marBottom w:val="0"/>
              <w:divBdr>
                <w:top w:val="none" w:sz="0" w:space="0" w:color="auto"/>
                <w:left w:val="none" w:sz="0" w:space="0" w:color="auto"/>
                <w:bottom w:val="none" w:sz="0" w:space="0" w:color="auto"/>
                <w:right w:val="none" w:sz="0" w:space="0" w:color="auto"/>
              </w:divBdr>
            </w:div>
            <w:div w:id="579604067">
              <w:marLeft w:val="0"/>
              <w:marRight w:val="0"/>
              <w:marTop w:val="0"/>
              <w:marBottom w:val="0"/>
              <w:divBdr>
                <w:top w:val="none" w:sz="0" w:space="0" w:color="auto"/>
                <w:left w:val="none" w:sz="0" w:space="0" w:color="auto"/>
                <w:bottom w:val="none" w:sz="0" w:space="0" w:color="auto"/>
                <w:right w:val="none" w:sz="0" w:space="0" w:color="auto"/>
              </w:divBdr>
            </w:div>
            <w:div w:id="1844011738">
              <w:marLeft w:val="0"/>
              <w:marRight w:val="0"/>
              <w:marTop w:val="0"/>
              <w:marBottom w:val="0"/>
              <w:divBdr>
                <w:top w:val="none" w:sz="0" w:space="0" w:color="auto"/>
                <w:left w:val="none" w:sz="0" w:space="0" w:color="auto"/>
                <w:bottom w:val="none" w:sz="0" w:space="0" w:color="auto"/>
                <w:right w:val="none" w:sz="0" w:space="0" w:color="auto"/>
              </w:divBdr>
            </w:div>
            <w:div w:id="1197229339">
              <w:marLeft w:val="0"/>
              <w:marRight w:val="0"/>
              <w:marTop w:val="0"/>
              <w:marBottom w:val="0"/>
              <w:divBdr>
                <w:top w:val="none" w:sz="0" w:space="0" w:color="auto"/>
                <w:left w:val="none" w:sz="0" w:space="0" w:color="auto"/>
                <w:bottom w:val="none" w:sz="0" w:space="0" w:color="auto"/>
                <w:right w:val="none" w:sz="0" w:space="0" w:color="auto"/>
              </w:divBdr>
            </w:div>
            <w:div w:id="1655989705">
              <w:marLeft w:val="0"/>
              <w:marRight w:val="0"/>
              <w:marTop w:val="0"/>
              <w:marBottom w:val="0"/>
              <w:divBdr>
                <w:top w:val="none" w:sz="0" w:space="0" w:color="auto"/>
                <w:left w:val="none" w:sz="0" w:space="0" w:color="auto"/>
                <w:bottom w:val="none" w:sz="0" w:space="0" w:color="auto"/>
                <w:right w:val="none" w:sz="0" w:space="0" w:color="auto"/>
              </w:divBdr>
            </w:div>
            <w:div w:id="1408260193">
              <w:marLeft w:val="0"/>
              <w:marRight w:val="0"/>
              <w:marTop w:val="0"/>
              <w:marBottom w:val="0"/>
              <w:divBdr>
                <w:top w:val="none" w:sz="0" w:space="0" w:color="auto"/>
                <w:left w:val="none" w:sz="0" w:space="0" w:color="auto"/>
                <w:bottom w:val="none" w:sz="0" w:space="0" w:color="auto"/>
                <w:right w:val="none" w:sz="0" w:space="0" w:color="auto"/>
              </w:divBdr>
            </w:div>
            <w:div w:id="1425613539">
              <w:marLeft w:val="0"/>
              <w:marRight w:val="0"/>
              <w:marTop w:val="0"/>
              <w:marBottom w:val="0"/>
              <w:divBdr>
                <w:top w:val="none" w:sz="0" w:space="0" w:color="auto"/>
                <w:left w:val="none" w:sz="0" w:space="0" w:color="auto"/>
                <w:bottom w:val="none" w:sz="0" w:space="0" w:color="auto"/>
                <w:right w:val="none" w:sz="0" w:space="0" w:color="auto"/>
              </w:divBdr>
            </w:div>
            <w:div w:id="1950772897">
              <w:marLeft w:val="0"/>
              <w:marRight w:val="0"/>
              <w:marTop w:val="0"/>
              <w:marBottom w:val="0"/>
              <w:divBdr>
                <w:top w:val="none" w:sz="0" w:space="0" w:color="auto"/>
                <w:left w:val="none" w:sz="0" w:space="0" w:color="auto"/>
                <w:bottom w:val="none" w:sz="0" w:space="0" w:color="auto"/>
                <w:right w:val="none" w:sz="0" w:space="0" w:color="auto"/>
              </w:divBdr>
            </w:div>
            <w:div w:id="1336765675">
              <w:marLeft w:val="0"/>
              <w:marRight w:val="0"/>
              <w:marTop w:val="0"/>
              <w:marBottom w:val="0"/>
              <w:divBdr>
                <w:top w:val="none" w:sz="0" w:space="0" w:color="auto"/>
                <w:left w:val="none" w:sz="0" w:space="0" w:color="auto"/>
                <w:bottom w:val="none" w:sz="0" w:space="0" w:color="auto"/>
                <w:right w:val="none" w:sz="0" w:space="0" w:color="auto"/>
              </w:divBdr>
            </w:div>
            <w:div w:id="291981502">
              <w:marLeft w:val="0"/>
              <w:marRight w:val="0"/>
              <w:marTop w:val="0"/>
              <w:marBottom w:val="0"/>
              <w:divBdr>
                <w:top w:val="none" w:sz="0" w:space="0" w:color="auto"/>
                <w:left w:val="none" w:sz="0" w:space="0" w:color="auto"/>
                <w:bottom w:val="none" w:sz="0" w:space="0" w:color="auto"/>
                <w:right w:val="none" w:sz="0" w:space="0" w:color="auto"/>
              </w:divBdr>
            </w:div>
            <w:div w:id="1717703591">
              <w:marLeft w:val="0"/>
              <w:marRight w:val="0"/>
              <w:marTop w:val="0"/>
              <w:marBottom w:val="0"/>
              <w:divBdr>
                <w:top w:val="none" w:sz="0" w:space="0" w:color="auto"/>
                <w:left w:val="none" w:sz="0" w:space="0" w:color="auto"/>
                <w:bottom w:val="none" w:sz="0" w:space="0" w:color="auto"/>
                <w:right w:val="none" w:sz="0" w:space="0" w:color="auto"/>
              </w:divBdr>
            </w:div>
            <w:div w:id="2097551112">
              <w:marLeft w:val="0"/>
              <w:marRight w:val="0"/>
              <w:marTop w:val="0"/>
              <w:marBottom w:val="0"/>
              <w:divBdr>
                <w:top w:val="none" w:sz="0" w:space="0" w:color="auto"/>
                <w:left w:val="none" w:sz="0" w:space="0" w:color="auto"/>
                <w:bottom w:val="none" w:sz="0" w:space="0" w:color="auto"/>
                <w:right w:val="none" w:sz="0" w:space="0" w:color="auto"/>
              </w:divBdr>
            </w:div>
            <w:div w:id="1633442408">
              <w:marLeft w:val="0"/>
              <w:marRight w:val="0"/>
              <w:marTop w:val="0"/>
              <w:marBottom w:val="0"/>
              <w:divBdr>
                <w:top w:val="none" w:sz="0" w:space="0" w:color="auto"/>
                <w:left w:val="none" w:sz="0" w:space="0" w:color="auto"/>
                <w:bottom w:val="none" w:sz="0" w:space="0" w:color="auto"/>
                <w:right w:val="none" w:sz="0" w:space="0" w:color="auto"/>
              </w:divBdr>
            </w:div>
            <w:div w:id="1512180651">
              <w:marLeft w:val="0"/>
              <w:marRight w:val="0"/>
              <w:marTop w:val="0"/>
              <w:marBottom w:val="0"/>
              <w:divBdr>
                <w:top w:val="none" w:sz="0" w:space="0" w:color="auto"/>
                <w:left w:val="none" w:sz="0" w:space="0" w:color="auto"/>
                <w:bottom w:val="none" w:sz="0" w:space="0" w:color="auto"/>
                <w:right w:val="none" w:sz="0" w:space="0" w:color="auto"/>
              </w:divBdr>
            </w:div>
            <w:div w:id="651522342">
              <w:marLeft w:val="0"/>
              <w:marRight w:val="0"/>
              <w:marTop w:val="0"/>
              <w:marBottom w:val="0"/>
              <w:divBdr>
                <w:top w:val="none" w:sz="0" w:space="0" w:color="auto"/>
                <w:left w:val="none" w:sz="0" w:space="0" w:color="auto"/>
                <w:bottom w:val="none" w:sz="0" w:space="0" w:color="auto"/>
                <w:right w:val="none" w:sz="0" w:space="0" w:color="auto"/>
              </w:divBdr>
            </w:div>
            <w:div w:id="1932736088">
              <w:marLeft w:val="0"/>
              <w:marRight w:val="0"/>
              <w:marTop w:val="0"/>
              <w:marBottom w:val="0"/>
              <w:divBdr>
                <w:top w:val="none" w:sz="0" w:space="0" w:color="auto"/>
                <w:left w:val="none" w:sz="0" w:space="0" w:color="auto"/>
                <w:bottom w:val="none" w:sz="0" w:space="0" w:color="auto"/>
                <w:right w:val="none" w:sz="0" w:space="0" w:color="auto"/>
              </w:divBdr>
            </w:div>
            <w:div w:id="1400327829">
              <w:marLeft w:val="0"/>
              <w:marRight w:val="0"/>
              <w:marTop w:val="0"/>
              <w:marBottom w:val="0"/>
              <w:divBdr>
                <w:top w:val="none" w:sz="0" w:space="0" w:color="auto"/>
                <w:left w:val="none" w:sz="0" w:space="0" w:color="auto"/>
                <w:bottom w:val="none" w:sz="0" w:space="0" w:color="auto"/>
                <w:right w:val="none" w:sz="0" w:space="0" w:color="auto"/>
              </w:divBdr>
            </w:div>
          </w:divsChild>
        </w:div>
        <w:div w:id="249394950">
          <w:marLeft w:val="0"/>
          <w:marRight w:val="0"/>
          <w:marTop w:val="0"/>
          <w:marBottom w:val="0"/>
          <w:divBdr>
            <w:top w:val="none" w:sz="0" w:space="0" w:color="auto"/>
            <w:left w:val="none" w:sz="0" w:space="0" w:color="auto"/>
            <w:bottom w:val="none" w:sz="0" w:space="0" w:color="auto"/>
            <w:right w:val="none" w:sz="0" w:space="0" w:color="auto"/>
          </w:divBdr>
          <w:divsChild>
            <w:div w:id="273758621">
              <w:marLeft w:val="0"/>
              <w:marRight w:val="0"/>
              <w:marTop w:val="0"/>
              <w:marBottom w:val="0"/>
              <w:divBdr>
                <w:top w:val="none" w:sz="0" w:space="0" w:color="auto"/>
                <w:left w:val="none" w:sz="0" w:space="0" w:color="auto"/>
                <w:bottom w:val="none" w:sz="0" w:space="0" w:color="auto"/>
                <w:right w:val="none" w:sz="0" w:space="0" w:color="auto"/>
              </w:divBdr>
            </w:div>
            <w:div w:id="1087842668">
              <w:marLeft w:val="0"/>
              <w:marRight w:val="0"/>
              <w:marTop w:val="0"/>
              <w:marBottom w:val="0"/>
              <w:divBdr>
                <w:top w:val="none" w:sz="0" w:space="0" w:color="auto"/>
                <w:left w:val="none" w:sz="0" w:space="0" w:color="auto"/>
                <w:bottom w:val="none" w:sz="0" w:space="0" w:color="auto"/>
                <w:right w:val="none" w:sz="0" w:space="0" w:color="auto"/>
              </w:divBdr>
            </w:div>
            <w:div w:id="33383423">
              <w:marLeft w:val="0"/>
              <w:marRight w:val="0"/>
              <w:marTop w:val="0"/>
              <w:marBottom w:val="0"/>
              <w:divBdr>
                <w:top w:val="none" w:sz="0" w:space="0" w:color="auto"/>
                <w:left w:val="none" w:sz="0" w:space="0" w:color="auto"/>
                <w:bottom w:val="none" w:sz="0" w:space="0" w:color="auto"/>
                <w:right w:val="none" w:sz="0" w:space="0" w:color="auto"/>
              </w:divBdr>
            </w:div>
            <w:div w:id="2044017436">
              <w:marLeft w:val="0"/>
              <w:marRight w:val="0"/>
              <w:marTop w:val="0"/>
              <w:marBottom w:val="0"/>
              <w:divBdr>
                <w:top w:val="none" w:sz="0" w:space="0" w:color="auto"/>
                <w:left w:val="none" w:sz="0" w:space="0" w:color="auto"/>
                <w:bottom w:val="none" w:sz="0" w:space="0" w:color="auto"/>
                <w:right w:val="none" w:sz="0" w:space="0" w:color="auto"/>
              </w:divBdr>
            </w:div>
            <w:div w:id="457454218">
              <w:marLeft w:val="0"/>
              <w:marRight w:val="0"/>
              <w:marTop w:val="0"/>
              <w:marBottom w:val="0"/>
              <w:divBdr>
                <w:top w:val="none" w:sz="0" w:space="0" w:color="auto"/>
                <w:left w:val="none" w:sz="0" w:space="0" w:color="auto"/>
                <w:bottom w:val="none" w:sz="0" w:space="0" w:color="auto"/>
                <w:right w:val="none" w:sz="0" w:space="0" w:color="auto"/>
              </w:divBdr>
            </w:div>
            <w:div w:id="1485317082">
              <w:marLeft w:val="0"/>
              <w:marRight w:val="0"/>
              <w:marTop w:val="0"/>
              <w:marBottom w:val="0"/>
              <w:divBdr>
                <w:top w:val="none" w:sz="0" w:space="0" w:color="auto"/>
                <w:left w:val="none" w:sz="0" w:space="0" w:color="auto"/>
                <w:bottom w:val="none" w:sz="0" w:space="0" w:color="auto"/>
                <w:right w:val="none" w:sz="0" w:space="0" w:color="auto"/>
              </w:divBdr>
            </w:div>
            <w:div w:id="17336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4925">
      <w:bodyDiv w:val="1"/>
      <w:marLeft w:val="0"/>
      <w:marRight w:val="0"/>
      <w:marTop w:val="0"/>
      <w:marBottom w:val="0"/>
      <w:divBdr>
        <w:top w:val="none" w:sz="0" w:space="0" w:color="auto"/>
        <w:left w:val="none" w:sz="0" w:space="0" w:color="auto"/>
        <w:bottom w:val="none" w:sz="0" w:space="0" w:color="auto"/>
        <w:right w:val="none" w:sz="0" w:space="0" w:color="auto"/>
      </w:divBdr>
    </w:div>
    <w:div w:id="1272780007">
      <w:bodyDiv w:val="1"/>
      <w:marLeft w:val="0"/>
      <w:marRight w:val="0"/>
      <w:marTop w:val="0"/>
      <w:marBottom w:val="0"/>
      <w:divBdr>
        <w:top w:val="none" w:sz="0" w:space="0" w:color="auto"/>
        <w:left w:val="none" w:sz="0" w:space="0" w:color="auto"/>
        <w:bottom w:val="none" w:sz="0" w:space="0" w:color="auto"/>
        <w:right w:val="none" w:sz="0" w:space="0" w:color="auto"/>
      </w:divBdr>
    </w:div>
    <w:div w:id="1474133763">
      <w:bodyDiv w:val="1"/>
      <w:marLeft w:val="0"/>
      <w:marRight w:val="0"/>
      <w:marTop w:val="0"/>
      <w:marBottom w:val="0"/>
      <w:divBdr>
        <w:top w:val="none" w:sz="0" w:space="0" w:color="auto"/>
        <w:left w:val="none" w:sz="0" w:space="0" w:color="auto"/>
        <w:bottom w:val="none" w:sz="0" w:space="0" w:color="auto"/>
        <w:right w:val="none" w:sz="0" w:space="0" w:color="auto"/>
      </w:divBdr>
    </w:div>
    <w:div w:id="1490486681">
      <w:bodyDiv w:val="1"/>
      <w:marLeft w:val="0"/>
      <w:marRight w:val="0"/>
      <w:marTop w:val="0"/>
      <w:marBottom w:val="0"/>
      <w:divBdr>
        <w:top w:val="none" w:sz="0" w:space="0" w:color="auto"/>
        <w:left w:val="none" w:sz="0" w:space="0" w:color="auto"/>
        <w:bottom w:val="none" w:sz="0" w:space="0" w:color="auto"/>
        <w:right w:val="none" w:sz="0" w:space="0" w:color="auto"/>
      </w:divBdr>
      <w:divsChild>
        <w:div w:id="606088014">
          <w:marLeft w:val="0"/>
          <w:marRight w:val="0"/>
          <w:marTop w:val="0"/>
          <w:marBottom w:val="0"/>
          <w:divBdr>
            <w:top w:val="none" w:sz="0" w:space="0" w:color="auto"/>
            <w:left w:val="none" w:sz="0" w:space="0" w:color="auto"/>
            <w:bottom w:val="none" w:sz="0" w:space="0" w:color="auto"/>
            <w:right w:val="none" w:sz="0" w:space="0" w:color="auto"/>
          </w:divBdr>
          <w:divsChild>
            <w:div w:id="557595554">
              <w:marLeft w:val="0"/>
              <w:marRight w:val="0"/>
              <w:marTop w:val="0"/>
              <w:marBottom w:val="0"/>
              <w:divBdr>
                <w:top w:val="none" w:sz="0" w:space="0" w:color="auto"/>
                <w:left w:val="none" w:sz="0" w:space="0" w:color="auto"/>
                <w:bottom w:val="none" w:sz="0" w:space="0" w:color="auto"/>
                <w:right w:val="none" w:sz="0" w:space="0" w:color="auto"/>
              </w:divBdr>
            </w:div>
            <w:div w:id="1050303406">
              <w:marLeft w:val="0"/>
              <w:marRight w:val="0"/>
              <w:marTop w:val="0"/>
              <w:marBottom w:val="0"/>
              <w:divBdr>
                <w:top w:val="none" w:sz="0" w:space="0" w:color="auto"/>
                <w:left w:val="none" w:sz="0" w:space="0" w:color="auto"/>
                <w:bottom w:val="none" w:sz="0" w:space="0" w:color="auto"/>
                <w:right w:val="none" w:sz="0" w:space="0" w:color="auto"/>
              </w:divBdr>
            </w:div>
            <w:div w:id="1291938376">
              <w:marLeft w:val="0"/>
              <w:marRight w:val="0"/>
              <w:marTop w:val="0"/>
              <w:marBottom w:val="0"/>
              <w:divBdr>
                <w:top w:val="none" w:sz="0" w:space="0" w:color="auto"/>
                <w:left w:val="none" w:sz="0" w:space="0" w:color="auto"/>
                <w:bottom w:val="none" w:sz="0" w:space="0" w:color="auto"/>
                <w:right w:val="none" w:sz="0" w:space="0" w:color="auto"/>
              </w:divBdr>
            </w:div>
            <w:div w:id="33314286">
              <w:marLeft w:val="0"/>
              <w:marRight w:val="0"/>
              <w:marTop w:val="0"/>
              <w:marBottom w:val="0"/>
              <w:divBdr>
                <w:top w:val="none" w:sz="0" w:space="0" w:color="auto"/>
                <w:left w:val="none" w:sz="0" w:space="0" w:color="auto"/>
                <w:bottom w:val="none" w:sz="0" w:space="0" w:color="auto"/>
                <w:right w:val="none" w:sz="0" w:space="0" w:color="auto"/>
              </w:divBdr>
            </w:div>
            <w:div w:id="1563952159">
              <w:marLeft w:val="0"/>
              <w:marRight w:val="0"/>
              <w:marTop w:val="0"/>
              <w:marBottom w:val="0"/>
              <w:divBdr>
                <w:top w:val="none" w:sz="0" w:space="0" w:color="auto"/>
                <w:left w:val="none" w:sz="0" w:space="0" w:color="auto"/>
                <w:bottom w:val="none" w:sz="0" w:space="0" w:color="auto"/>
                <w:right w:val="none" w:sz="0" w:space="0" w:color="auto"/>
              </w:divBdr>
            </w:div>
            <w:div w:id="1538154089">
              <w:marLeft w:val="0"/>
              <w:marRight w:val="0"/>
              <w:marTop w:val="0"/>
              <w:marBottom w:val="0"/>
              <w:divBdr>
                <w:top w:val="none" w:sz="0" w:space="0" w:color="auto"/>
                <w:left w:val="none" w:sz="0" w:space="0" w:color="auto"/>
                <w:bottom w:val="none" w:sz="0" w:space="0" w:color="auto"/>
                <w:right w:val="none" w:sz="0" w:space="0" w:color="auto"/>
              </w:divBdr>
            </w:div>
            <w:div w:id="1466312869">
              <w:marLeft w:val="0"/>
              <w:marRight w:val="0"/>
              <w:marTop w:val="0"/>
              <w:marBottom w:val="0"/>
              <w:divBdr>
                <w:top w:val="none" w:sz="0" w:space="0" w:color="auto"/>
                <w:left w:val="none" w:sz="0" w:space="0" w:color="auto"/>
                <w:bottom w:val="none" w:sz="0" w:space="0" w:color="auto"/>
                <w:right w:val="none" w:sz="0" w:space="0" w:color="auto"/>
              </w:divBdr>
            </w:div>
            <w:div w:id="1853107138">
              <w:marLeft w:val="0"/>
              <w:marRight w:val="0"/>
              <w:marTop w:val="0"/>
              <w:marBottom w:val="0"/>
              <w:divBdr>
                <w:top w:val="none" w:sz="0" w:space="0" w:color="auto"/>
                <w:left w:val="none" w:sz="0" w:space="0" w:color="auto"/>
                <w:bottom w:val="none" w:sz="0" w:space="0" w:color="auto"/>
                <w:right w:val="none" w:sz="0" w:space="0" w:color="auto"/>
              </w:divBdr>
            </w:div>
            <w:div w:id="1549687446">
              <w:marLeft w:val="0"/>
              <w:marRight w:val="0"/>
              <w:marTop w:val="0"/>
              <w:marBottom w:val="0"/>
              <w:divBdr>
                <w:top w:val="none" w:sz="0" w:space="0" w:color="auto"/>
                <w:left w:val="none" w:sz="0" w:space="0" w:color="auto"/>
                <w:bottom w:val="none" w:sz="0" w:space="0" w:color="auto"/>
                <w:right w:val="none" w:sz="0" w:space="0" w:color="auto"/>
              </w:divBdr>
            </w:div>
            <w:div w:id="168720111">
              <w:marLeft w:val="0"/>
              <w:marRight w:val="0"/>
              <w:marTop w:val="0"/>
              <w:marBottom w:val="0"/>
              <w:divBdr>
                <w:top w:val="none" w:sz="0" w:space="0" w:color="auto"/>
                <w:left w:val="none" w:sz="0" w:space="0" w:color="auto"/>
                <w:bottom w:val="none" w:sz="0" w:space="0" w:color="auto"/>
                <w:right w:val="none" w:sz="0" w:space="0" w:color="auto"/>
              </w:divBdr>
            </w:div>
            <w:div w:id="2124882835">
              <w:marLeft w:val="0"/>
              <w:marRight w:val="0"/>
              <w:marTop w:val="0"/>
              <w:marBottom w:val="0"/>
              <w:divBdr>
                <w:top w:val="none" w:sz="0" w:space="0" w:color="auto"/>
                <w:left w:val="none" w:sz="0" w:space="0" w:color="auto"/>
                <w:bottom w:val="none" w:sz="0" w:space="0" w:color="auto"/>
                <w:right w:val="none" w:sz="0" w:space="0" w:color="auto"/>
              </w:divBdr>
            </w:div>
            <w:div w:id="65617370">
              <w:marLeft w:val="0"/>
              <w:marRight w:val="0"/>
              <w:marTop w:val="0"/>
              <w:marBottom w:val="0"/>
              <w:divBdr>
                <w:top w:val="none" w:sz="0" w:space="0" w:color="auto"/>
                <w:left w:val="none" w:sz="0" w:space="0" w:color="auto"/>
                <w:bottom w:val="none" w:sz="0" w:space="0" w:color="auto"/>
                <w:right w:val="none" w:sz="0" w:space="0" w:color="auto"/>
              </w:divBdr>
            </w:div>
            <w:div w:id="2089693116">
              <w:marLeft w:val="0"/>
              <w:marRight w:val="0"/>
              <w:marTop w:val="0"/>
              <w:marBottom w:val="0"/>
              <w:divBdr>
                <w:top w:val="none" w:sz="0" w:space="0" w:color="auto"/>
                <w:left w:val="none" w:sz="0" w:space="0" w:color="auto"/>
                <w:bottom w:val="none" w:sz="0" w:space="0" w:color="auto"/>
                <w:right w:val="none" w:sz="0" w:space="0" w:color="auto"/>
              </w:divBdr>
            </w:div>
            <w:div w:id="256253492">
              <w:marLeft w:val="0"/>
              <w:marRight w:val="0"/>
              <w:marTop w:val="0"/>
              <w:marBottom w:val="0"/>
              <w:divBdr>
                <w:top w:val="none" w:sz="0" w:space="0" w:color="auto"/>
                <w:left w:val="none" w:sz="0" w:space="0" w:color="auto"/>
                <w:bottom w:val="none" w:sz="0" w:space="0" w:color="auto"/>
                <w:right w:val="none" w:sz="0" w:space="0" w:color="auto"/>
              </w:divBdr>
            </w:div>
            <w:div w:id="1803109942">
              <w:marLeft w:val="0"/>
              <w:marRight w:val="0"/>
              <w:marTop w:val="0"/>
              <w:marBottom w:val="0"/>
              <w:divBdr>
                <w:top w:val="none" w:sz="0" w:space="0" w:color="auto"/>
                <w:left w:val="none" w:sz="0" w:space="0" w:color="auto"/>
                <w:bottom w:val="none" w:sz="0" w:space="0" w:color="auto"/>
                <w:right w:val="none" w:sz="0" w:space="0" w:color="auto"/>
              </w:divBdr>
            </w:div>
            <w:div w:id="350692073">
              <w:marLeft w:val="0"/>
              <w:marRight w:val="0"/>
              <w:marTop w:val="0"/>
              <w:marBottom w:val="0"/>
              <w:divBdr>
                <w:top w:val="none" w:sz="0" w:space="0" w:color="auto"/>
                <w:left w:val="none" w:sz="0" w:space="0" w:color="auto"/>
                <w:bottom w:val="none" w:sz="0" w:space="0" w:color="auto"/>
                <w:right w:val="none" w:sz="0" w:space="0" w:color="auto"/>
              </w:divBdr>
            </w:div>
            <w:div w:id="1350451153">
              <w:marLeft w:val="0"/>
              <w:marRight w:val="0"/>
              <w:marTop w:val="0"/>
              <w:marBottom w:val="0"/>
              <w:divBdr>
                <w:top w:val="none" w:sz="0" w:space="0" w:color="auto"/>
                <w:left w:val="none" w:sz="0" w:space="0" w:color="auto"/>
                <w:bottom w:val="none" w:sz="0" w:space="0" w:color="auto"/>
                <w:right w:val="none" w:sz="0" w:space="0" w:color="auto"/>
              </w:divBdr>
            </w:div>
            <w:div w:id="1668828704">
              <w:marLeft w:val="0"/>
              <w:marRight w:val="0"/>
              <w:marTop w:val="0"/>
              <w:marBottom w:val="0"/>
              <w:divBdr>
                <w:top w:val="none" w:sz="0" w:space="0" w:color="auto"/>
                <w:left w:val="none" w:sz="0" w:space="0" w:color="auto"/>
                <w:bottom w:val="none" w:sz="0" w:space="0" w:color="auto"/>
                <w:right w:val="none" w:sz="0" w:space="0" w:color="auto"/>
              </w:divBdr>
            </w:div>
            <w:div w:id="499583964">
              <w:marLeft w:val="0"/>
              <w:marRight w:val="0"/>
              <w:marTop w:val="0"/>
              <w:marBottom w:val="0"/>
              <w:divBdr>
                <w:top w:val="none" w:sz="0" w:space="0" w:color="auto"/>
                <w:left w:val="none" w:sz="0" w:space="0" w:color="auto"/>
                <w:bottom w:val="none" w:sz="0" w:space="0" w:color="auto"/>
                <w:right w:val="none" w:sz="0" w:space="0" w:color="auto"/>
              </w:divBdr>
            </w:div>
            <w:div w:id="665590266">
              <w:marLeft w:val="0"/>
              <w:marRight w:val="0"/>
              <w:marTop w:val="0"/>
              <w:marBottom w:val="0"/>
              <w:divBdr>
                <w:top w:val="none" w:sz="0" w:space="0" w:color="auto"/>
                <w:left w:val="none" w:sz="0" w:space="0" w:color="auto"/>
                <w:bottom w:val="none" w:sz="0" w:space="0" w:color="auto"/>
                <w:right w:val="none" w:sz="0" w:space="0" w:color="auto"/>
              </w:divBdr>
            </w:div>
          </w:divsChild>
        </w:div>
        <w:div w:id="2101877265">
          <w:marLeft w:val="0"/>
          <w:marRight w:val="0"/>
          <w:marTop w:val="0"/>
          <w:marBottom w:val="0"/>
          <w:divBdr>
            <w:top w:val="none" w:sz="0" w:space="0" w:color="auto"/>
            <w:left w:val="none" w:sz="0" w:space="0" w:color="auto"/>
            <w:bottom w:val="none" w:sz="0" w:space="0" w:color="auto"/>
            <w:right w:val="none" w:sz="0" w:space="0" w:color="auto"/>
          </w:divBdr>
          <w:divsChild>
            <w:div w:id="1495099690">
              <w:marLeft w:val="0"/>
              <w:marRight w:val="0"/>
              <w:marTop w:val="0"/>
              <w:marBottom w:val="0"/>
              <w:divBdr>
                <w:top w:val="none" w:sz="0" w:space="0" w:color="auto"/>
                <w:left w:val="none" w:sz="0" w:space="0" w:color="auto"/>
                <w:bottom w:val="none" w:sz="0" w:space="0" w:color="auto"/>
                <w:right w:val="none" w:sz="0" w:space="0" w:color="auto"/>
              </w:divBdr>
            </w:div>
            <w:div w:id="1085415389">
              <w:marLeft w:val="0"/>
              <w:marRight w:val="0"/>
              <w:marTop w:val="0"/>
              <w:marBottom w:val="0"/>
              <w:divBdr>
                <w:top w:val="none" w:sz="0" w:space="0" w:color="auto"/>
                <w:left w:val="none" w:sz="0" w:space="0" w:color="auto"/>
                <w:bottom w:val="none" w:sz="0" w:space="0" w:color="auto"/>
                <w:right w:val="none" w:sz="0" w:space="0" w:color="auto"/>
              </w:divBdr>
            </w:div>
            <w:div w:id="26028148">
              <w:marLeft w:val="0"/>
              <w:marRight w:val="0"/>
              <w:marTop w:val="0"/>
              <w:marBottom w:val="0"/>
              <w:divBdr>
                <w:top w:val="none" w:sz="0" w:space="0" w:color="auto"/>
                <w:left w:val="none" w:sz="0" w:space="0" w:color="auto"/>
                <w:bottom w:val="none" w:sz="0" w:space="0" w:color="auto"/>
                <w:right w:val="none" w:sz="0" w:space="0" w:color="auto"/>
              </w:divBdr>
            </w:div>
            <w:div w:id="2019115533">
              <w:marLeft w:val="0"/>
              <w:marRight w:val="0"/>
              <w:marTop w:val="0"/>
              <w:marBottom w:val="0"/>
              <w:divBdr>
                <w:top w:val="none" w:sz="0" w:space="0" w:color="auto"/>
                <w:left w:val="none" w:sz="0" w:space="0" w:color="auto"/>
                <w:bottom w:val="none" w:sz="0" w:space="0" w:color="auto"/>
                <w:right w:val="none" w:sz="0" w:space="0" w:color="auto"/>
              </w:divBdr>
            </w:div>
            <w:div w:id="503908682">
              <w:marLeft w:val="0"/>
              <w:marRight w:val="0"/>
              <w:marTop w:val="0"/>
              <w:marBottom w:val="0"/>
              <w:divBdr>
                <w:top w:val="none" w:sz="0" w:space="0" w:color="auto"/>
                <w:left w:val="none" w:sz="0" w:space="0" w:color="auto"/>
                <w:bottom w:val="none" w:sz="0" w:space="0" w:color="auto"/>
                <w:right w:val="none" w:sz="0" w:space="0" w:color="auto"/>
              </w:divBdr>
            </w:div>
            <w:div w:id="1900746037">
              <w:marLeft w:val="0"/>
              <w:marRight w:val="0"/>
              <w:marTop w:val="0"/>
              <w:marBottom w:val="0"/>
              <w:divBdr>
                <w:top w:val="none" w:sz="0" w:space="0" w:color="auto"/>
                <w:left w:val="none" w:sz="0" w:space="0" w:color="auto"/>
                <w:bottom w:val="none" w:sz="0" w:space="0" w:color="auto"/>
                <w:right w:val="none" w:sz="0" w:space="0" w:color="auto"/>
              </w:divBdr>
            </w:div>
            <w:div w:id="1638680695">
              <w:marLeft w:val="0"/>
              <w:marRight w:val="0"/>
              <w:marTop w:val="0"/>
              <w:marBottom w:val="0"/>
              <w:divBdr>
                <w:top w:val="none" w:sz="0" w:space="0" w:color="auto"/>
                <w:left w:val="none" w:sz="0" w:space="0" w:color="auto"/>
                <w:bottom w:val="none" w:sz="0" w:space="0" w:color="auto"/>
                <w:right w:val="none" w:sz="0" w:space="0" w:color="auto"/>
              </w:divBdr>
            </w:div>
            <w:div w:id="33577790">
              <w:marLeft w:val="0"/>
              <w:marRight w:val="0"/>
              <w:marTop w:val="0"/>
              <w:marBottom w:val="0"/>
              <w:divBdr>
                <w:top w:val="none" w:sz="0" w:space="0" w:color="auto"/>
                <w:left w:val="none" w:sz="0" w:space="0" w:color="auto"/>
                <w:bottom w:val="none" w:sz="0" w:space="0" w:color="auto"/>
                <w:right w:val="none" w:sz="0" w:space="0" w:color="auto"/>
              </w:divBdr>
            </w:div>
            <w:div w:id="2038192265">
              <w:marLeft w:val="0"/>
              <w:marRight w:val="0"/>
              <w:marTop w:val="0"/>
              <w:marBottom w:val="0"/>
              <w:divBdr>
                <w:top w:val="none" w:sz="0" w:space="0" w:color="auto"/>
                <w:left w:val="none" w:sz="0" w:space="0" w:color="auto"/>
                <w:bottom w:val="none" w:sz="0" w:space="0" w:color="auto"/>
                <w:right w:val="none" w:sz="0" w:space="0" w:color="auto"/>
              </w:divBdr>
            </w:div>
            <w:div w:id="1456606242">
              <w:marLeft w:val="0"/>
              <w:marRight w:val="0"/>
              <w:marTop w:val="0"/>
              <w:marBottom w:val="0"/>
              <w:divBdr>
                <w:top w:val="none" w:sz="0" w:space="0" w:color="auto"/>
                <w:left w:val="none" w:sz="0" w:space="0" w:color="auto"/>
                <w:bottom w:val="none" w:sz="0" w:space="0" w:color="auto"/>
                <w:right w:val="none" w:sz="0" w:space="0" w:color="auto"/>
              </w:divBdr>
            </w:div>
            <w:div w:id="1358189967">
              <w:marLeft w:val="0"/>
              <w:marRight w:val="0"/>
              <w:marTop w:val="0"/>
              <w:marBottom w:val="0"/>
              <w:divBdr>
                <w:top w:val="none" w:sz="0" w:space="0" w:color="auto"/>
                <w:left w:val="none" w:sz="0" w:space="0" w:color="auto"/>
                <w:bottom w:val="none" w:sz="0" w:space="0" w:color="auto"/>
                <w:right w:val="none" w:sz="0" w:space="0" w:color="auto"/>
              </w:divBdr>
            </w:div>
            <w:div w:id="1874803461">
              <w:marLeft w:val="0"/>
              <w:marRight w:val="0"/>
              <w:marTop w:val="0"/>
              <w:marBottom w:val="0"/>
              <w:divBdr>
                <w:top w:val="none" w:sz="0" w:space="0" w:color="auto"/>
                <w:left w:val="none" w:sz="0" w:space="0" w:color="auto"/>
                <w:bottom w:val="none" w:sz="0" w:space="0" w:color="auto"/>
                <w:right w:val="none" w:sz="0" w:space="0" w:color="auto"/>
              </w:divBdr>
            </w:div>
            <w:div w:id="756294350">
              <w:marLeft w:val="0"/>
              <w:marRight w:val="0"/>
              <w:marTop w:val="0"/>
              <w:marBottom w:val="0"/>
              <w:divBdr>
                <w:top w:val="none" w:sz="0" w:space="0" w:color="auto"/>
                <w:left w:val="none" w:sz="0" w:space="0" w:color="auto"/>
                <w:bottom w:val="none" w:sz="0" w:space="0" w:color="auto"/>
                <w:right w:val="none" w:sz="0" w:space="0" w:color="auto"/>
              </w:divBdr>
            </w:div>
            <w:div w:id="2042783523">
              <w:marLeft w:val="0"/>
              <w:marRight w:val="0"/>
              <w:marTop w:val="0"/>
              <w:marBottom w:val="0"/>
              <w:divBdr>
                <w:top w:val="none" w:sz="0" w:space="0" w:color="auto"/>
                <w:left w:val="none" w:sz="0" w:space="0" w:color="auto"/>
                <w:bottom w:val="none" w:sz="0" w:space="0" w:color="auto"/>
                <w:right w:val="none" w:sz="0" w:space="0" w:color="auto"/>
              </w:divBdr>
            </w:div>
            <w:div w:id="1489596952">
              <w:marLeft w:val="0"/>
              <w:marRight w:val="0"/>
              <w:marTop w:val="0"/>
              <w:marBottom w:val="0"/>
              <w:divBdr>
                <w:top w:val="none" w:sz="0" w:space="0" w:color="auto"/>
                <w:left w:val="none" w:sz="0" w:space="0" w:color="auto"/>
                <w:bottom w:val="none" w:sz="0" w:space="0" w:color="auto"/>
                <w:right w:val="none" w:sz="0" w:space="0" w:color="auto"/>
              </w:divBdr>
            </w:div>
            <w:div w:id="1363551994">
              <w:marLeft w:val="0"/>
              <w:marRight w:val="0"/>
              <w:marTop w:val="0"/>
              <w:marBottom w:val="0"/>
              <w:divBdr>
                <w:top w:val="none" w:sz="0" w:space="0" w:color="auto"/>
                <w:left w:val="none" w:sz="0" w:space="0" w:color="auto"/>
                <w:bottom w:val="none" w:sz="0" w:space="0" w:color="auto"/>
                <w:right w:val="none" w:sz="0" w:space="0" w:color="auto"/>
              </w:divBdr>
            </w:div>
            <w:div w:id="1204827273">
              <w:marLeft w:val="0"/>
              <w:marRight w:val="0"/>
              <w:marTop w:val="0"/>
              <w:marBottom w:val="0"/>
              <w:divBdr>
                <w:top w:val="none" w:sz="0" w:space="0" w:color="auto"/>
                <w:left w:val="none" w:sz="0" w:space="0" w:color="auto"/>
                <w:bottom w:val="none" w:sz="0" w:space="0" w:color="auto"/>
                <w:right w:val="none" w:sz="0" w:space="0" w:color="auto"/>
              </w:divBdr>
            </w:div>
            <w:div w:id="1106192405">
              <w:marLeft w:val="0"/>
              <w:marRight w:val="0"/>
              <w:marTop w:val="0"/>
              <w:marBottom w:val="0"/>
              <w:divBdr>
                <w:top w:val="none" w:sz="0" w:space="0" w:color="auto"/>
                <w:left w:val="none" w:sz="0" w:space="0" w:color="auto"/>
                <w:bottom w:val="none" w:sz="0" w:space="0" w:color="auto"/>
                <w:right w:val="none" w:sz="0" w:space="0" w:color="auto"/>
              </w:divBdr>
            </w:div>
            <w:div w:id="1798596452">
              <w:marLeft w:val="0"/>
              <w:marRight w:val="0"/>
              <w:marTop w:val="0"/>
              <w:marBottom w:val="0"/>
              <w:divBdr>
                <w:top w:val="none" w:sz="0" w:space="0" w:color="auto"/>
                <w:left w:val="none" w:sz="0" w:space="0" w:color="auto"/>
                <w:bottom w:val="none" w:sz="0" w:space="0" w:color="auto"/>
                <w:right w:val="none" w:sz="0" w:space="0" w:color="auto"/>
              </w:divBdr>
            </w:div>
            <w:div w:id="112211515">
              <w:marLeft w:val="0"/>
              <w:marRight w:val="0"/>
              <w:marTop w:val="0"/>
              <w:marBottom w:val="0"/>
              <w:divBdr>
                <w:top w:val="none" w:sz="0" w:space="0" w:color="auto"/>
                <w:left w:val="none" w:sz="0" w:space="0" w:color="auto"/>
                <w:bottom w:val="none" w:sz="0" w:space="0" w:color="auto"/>
                <w:right w:val="none" w:sz="0" w:space="0" w:color="auto"/>
              </w:divBdr>
            </w:div>
          </w:divsChild>
        </w:div>
        <w:div w:id="1192887959">
          <w:marLeft w:val="0"/>
          <w:marRight w:val="0"/>
          <w:marTop w:val="0"/>
          <w:marBottom w:val="0"/>
          <w:divBdr>
            <w:top w:val="none" w:sz="0" w:space="0" w:color="auto"/>
            <w:left w:val="none" w:sz="0" w:space="0" w:color="auto"/>
            <w:bottom w:val="none" w:sz="0" w:space="0" w:color="auto"/>
            <w:right w:val="none" w:sz="0" w:space="0" w:color="auto"/>
          </w:divBdr>
          <w:divsChild>
            <w:div w:id="386488626">
              <w:marLeft w:val="0"/>
              <w:marRight w:val="0"/>
              <w:marTop w:val="0"/>
              <w:marBottom w:val="0"/>
              <w:divBdr>
                <w:top w:val="none" w:sz="0" w:space="0" w:color="auto"/>
                <w:left w:val="none" w:sz="0" w:space="0" w:color="auto"/>
                <w:bottom w:val="none" w:sz="0" w:space="0" w:color="auto"/>
                <w:right w:val="none" w:sz="0" w:space="0" w:color="auto"/>
              </w:divBdr>
            </w:div>
            <w:div w:id="1148323192">
              <w:marLeft w:val="0"/>
              <w:marRight w:val="0"/>
              <w:marTop w:val="0"/>
              <w:marBottom w:val="0"/>
              <w:divBdr>
                <w:top w:val="none" w:sz="0" w:space="0" w:color="auto"/>
                <w:left w:val="none" w:sz="0" w:space="0" w:color="auto"/>
                <w:bottom w:val="none" w:sz="0" w:space="0" w:color="auto"/>
                <w:right w:val="none" w:sz="0" w:space="0" w:color="auto"/>
              </w:divBdr>
            </w:div>
            <w:div w:id="1713993599">
              <w:marLeft w:val="0"/>
              <w:marRight w:val="0"/>
              <w:marTop w:val="0"/>
              <w:marBottom w:val="0"/>
              <w:divBdr>
                <w:top w:val="none" w:sz="0" w:space="0" w:color="auto"/>
                <w:left w:val="none" w:sz="0" w:space="0" w:color="auto"/>
                <w:bottom w:val="none" w:sz="0" w:space="0" w:color="auto"/>
                <w:right w:val="none" w:sz="0" w:space="0" w:color="auto"/>
              </w:divBdr>
            </w:div>
            <w:div w:id="1333950351">
              <w:marLeft w:val="0"/>
              <w:marRight w:val="0"/>
              <w:marTop w:val="0"/>
              <w:marBottom w:val="0"/>
              <w:divBdr>
                <w:top w:val="none" w:sz="0" w:space="0" w:color="auto"/>
                <w:left w:val="none" w:sz="0" w:space="0" w:color="auto"/>
                <w:bottom w:val="none" w:sz="0" w:space="0" w:color="auto"/>
                <w:right w:val="none" w:sz="0" w:space="0" w:color="auto"/>
              </w:divBdr>
            </w:div>
            <w:div w:id="1131552896">
              <w:marLeft w:val="0"/>
              <w:marRight w:val="0"/>
              <w:marTop w:val="0"/>
              <w:marBottom w:val="0"/>
              <w:divBdr>
                <w:top w:val="none" w:sz="0" w:space="0" w:color="auto"/>
                <w:left w:val="none" w:sz="0" w:space="0" w:color="auto"/>
                <w:bottom w:val="none" w:sz="0" w:space="0" w:color="auto"/>
                <w:right w:val="none" w:sz="0" w:space="0" w:color="auto"/>
              </w:divBdr>
            </w:div>
            <w:div w:id="497232706">
              <w:marLeft w:val="0"/>
              <w:marRight w:val="0"/>
              <w:marTop w:val="0"/>
              <w:marBottom w:val="0"/>
              <w:divBdr>
                <w:top w:val="none" w:sz="0" w:space="0" w:color="auto"/>
                <w:left w:val="none" w:sz="0" w:space="0" w:color="auto"/>
                <w:bottom w:val="none" w:sz="0" w:space="0" w:color="auto"/>
                <w:right w:val="none" w:sz="0" w:space="0" w:color="auto"/>
              </w:divBdr>
            </w:div>
            <w:div w:id="5990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1234">
      <w:bodyDiv w:val="1"/>
      <w:marLeft w:val="0"/>
      <w:marRight w:val="0"/>
      <w:marTop w:val="0"/>
      <w:marBottom w:val="0"/>
      <w:divBdr>
        <w:top w:val="none" w:sz="0" w:space="0" w:color="auto"/>
        <w:left w:val="none" w:sz="0" w:space="0" w:color="auto"/>
        <w:bottom w:val="none" w:sz="0" w:space="0" w:color="auto"/>
        <w:right w:val="none" w:sz="0" w:space="0" w:color="auto"/>
      </w:divBdr>
      <w:divsChild>
        <w:div w:id="1054083436">
          <w:marLeft w:val="0"/>
          <w:marRight w:val="0"/>
          <w:marTop w:val="0"/>
          <w:marBottom w:val="0"/>
          <w:divBdr>
            <w:top w:val="none" w:sz="0" w:space="0" w:color="auto"/>
            <w:left w:val="none" w:sz="0" w:space="0" w:color="auto"/>
            <w:bottom w:val="none" w:sz="0" w:space="0" w:color="auto"/>
            <w:right w:val="none" w:sz="0" w:space="0" w:color="auto"/>
          </w:divBdr>
          <w:divsChild>
            <w:div w:id="741100365">
              <w:marLeft w:val="0"/>
              <w:marRight w:val="0"/>
              <w:marTop w:val="0"/>
              <w:marBottom w:val="0"/>
              <w:divBdr>
                <w:top w:val="none" w:sz="0" w:space="0" w:color="auto"/>
                <w:left w:val="none" w:sz="0" w:space="0" w:color="auto"/>
                <w:bottom w:val="none" w:sz="0" w:space="0" w:color="auto"/>
                <w:right w:val="none" w:sz="0" w:space="0" w:color="auto"/>
              </w:divBdr>
            </w:div>
            <w:div w:id="1511797818">
              <w:marLeft w:val="0"/>
              <w:marRight w:val="0"/>
              <w:marTop w:val="0"/>
              <w:marBottom w:val="0"/>
              <w:divBdr>
                <w:top w:val="none" w:sz="0" w:space="0" w:color="auto"/>
                <w:left w:val="none" w:sz="0" w:space="0" w:color="auto"/>
                <w:bottom w:val="none" w:sz="0" w:space="0" w:color="auto"/>
                <w:right w:val="none" w:sz="0" w:space="0" w:color="auto"/>
              </w:divBdr>
            </w:div>
            <w:div w:id="520511514">
              <w:marLeft w:val="0"/>
              <w:marRight w:val="0"/>
              <w:marTop w:val="0"/>
              <w:marBottom w:val="0"/>
              <w:divBdr>
                <w:top w:val="none" w:sz="0" w:space="0" w:color="auto"/>
                <w:left w:val="none" w:sz="0" w:space="0" w:color="auto"/>
                <w:bottom w:val="none" w:sz="0" w:space="0" w:color="auto"/>
                <w:right w:val="none" w:sz="0" w:space="0" w:color="auto"/>
              </w:divBdr>
            </w:div>
            <w:div w:id="1966622348">
              <w:marLeft w:val="0"/>
              <w:marRight w:val="0"/>
              <w:marTop w:val="0"/>
              <w:marBottom w:val="0"/>
              <w:divBdr>
                <w:top w:val="none" w:sz="0" w:space="0" w:color="auto"/>
                <w:left w:val="none" w:sz="0" w:space="0" w:color="auto"/>
                <w:bottom w:val="none" w:sz="0" w:space="0" w:color="auto"/>
                <w:right w:val="none" w:sz="0" w:space="0" w:color="auto"/>
              </w:divBdr>
            </w:div>
            <w:div w:id="805005089">
              <w:marLeft w:val="0"/>
              <w:marRight w:val="0"/>
              <w:marTop w:val="0"/>
              <w:marBottom w:val="0"/>
              <w:divBdr>
                <w:top w:val="none" w:sz="0" w:space="0" w:color="auto"/>
                <w:left w:val="none" w:sz="0" w:space="0" w:color="auto"/>
                <w:bottom w:val="none" w:sz="0" w:space="0" w:color="auto"/>
                <w:right w:val="none" w:sz="0" w:space="0" w:color="auto"/>
              </w:divBdr>
            </w:div>
            <w:div w:id="856848272">
              <w:marLeft w:val="0"/>
              <w:marRight w:val="0"/>
              <w:marTop w:val="0"/>
              <w:marBottom w:val="0"/>
              <w:divBdr>
                <w:top w:val="none" w:sz="0" w:space="0" w:color="auto"/>
                <w:left w:val="none" w:sz="0" w:space="0" w:color="auto"/>
                <w:bottom w:val="none" w:sz="0" w:space="0" w:color="auto"/>
                <w:right w:val="none" w:sz="0" w:space="0" w:color="auto"/>
              </w:divBdr>
            </w:div>
            <w:div w:id="309409637">
              <w:marLeft w:val="0"/>
              <w:marRight w:val="0"/>
              <w:marTop w:val="0"/>
              <w:marBottom w:val="0"/>
              <w:divBdr>
                <w:top w:val="none" w:sz="0" w:space="0" w:color="auto"/>
                <w:left w:val="none" w:sz="0" w:space="0" w:color="auto"/>
                <w:bottom w:val="none" w:sz="0" w:space="0" w:color="auto"/>
                <w:right w:val="none" w:sz="0" w:space="0" w:color="auto"/>
              </w:divBdr>
            </w:div>
            <w:div w:id="864439845">
              <w:marLeft w:val="0"/>
              <w:marRight w:val="0"/>
              <w:marTop w:val="0"/>
              <w:marBottom w:val="0"/>
              <w:divBdr>
                <w:top w:val="none" w:sz="0" w:space="0" w:color="auto"/>
                <w:left w:val="none" w:sz="0" w:space="0" w:color="auto"/>
                <w:bottom w:val="none" w:sz="0" w:space="0" w:color="auto"/>
                <w:right w:val="none" w:sz="0" w:space="0" w:color="auto"/>
              </w:divBdr>
            </w:div>
            <w:div w:id="1590894091">
              <w:marLeft w:val="0"/>
              <w:marRight w:val="0"/>
              <w:marTop w:val="0"/>
              <w:marBottom w:val="0"/>
              <w:divBdr>
                <w:top w:val="none" w:sz="0" w:space="0" w:color="auto"/>
                <w:left w:val="none" w:sz="0" w:space="0" w:color="auto"/>
                <w:bottom w:val="none" w:sz="0" w:space="0" w:color="auto"/>
                <w:right w:val="none" w:sz="0" w:space="0" w:color="auto"/>
              </w:divBdr>
            </w:div>
            <w:div w:id="517042938">
              <w:marLeft w:val="0"/>
              <w:marRight w:val="0"/>
              <w:marTop w:val="0"/>
              <w:marBottom w:val="0"/>
              <w:divBdr>
                <w:top w:val="none" w:sz="0" w:space="0" w:color="auto"/>
                <w:left w:val="none" w:sz="0" w:space="0" w:color="auto"/>
                <w:bottom w:val="none" w:sz="0" w:space="0" w:color="auto"/>
                <w:right w:val="none" w:sz="0" w:space="0" w:color="auto"/>
              </w:divBdr>
            </w:div>
            <w:div w:id="1997028807">
              <w:marLeft w:val="0"/>
              <w:marRight w:val="0"/>
              <w:marTop w:val="0"/>
              <w:marBottom w:val="0"/>
              <w:divBdr>
                <w:top w:val="none" w:sz="0" w:space="0" w:color="auto"/>
                <w:left w:val="none" w:sz="0" w:space="0" w:color="auto"/>
                <w:bottom w:val="none" w:sz="0" w:space="0" w:color="auto"/>
                <w:right w:val="none" w:sz="0" w:space="0" w:color="auto"/>
              </w:divBdr>
            </w:div>
            <w:div w:id="1238319544">
              <w:marLeft w:val="0"/>
              <w:marRight w:val="0"/>
              <w:marTop w:val="0"/>
              <w:marBottom w:val="0"/>
              <w:divBdr>
                <w:top w:val="none" w:sz="0" w:space="0" w:color="auto"/>
                <w:left w:val="none" w:sz="0" w:space="0" w:color="auto"/>
                <w:bottom w:val="none" w:sz="0" w:space="0" w:color="auto"/>
                <w:right w:val="none" w:sz="0" w:space="0" w:color="auto"/>
              </w:divBdr>
            </w:div>
            <w:div w:id="570165847">
              <w:marLeft w:val="0"/>
              <w:marRight w:val="0"/>
              <w:marTop w:val="0"/>
              <w:marBottom w:val="0"/>
              <w:divBdr>
                <w:top w:val="none" w:sz="0" w:space="0" w:color="auto"/>
                <w:left w:val="none" w:sz="0" w:space="0" w:color="auto"/>
                <w:bottom w:val="none" w:sz="0" w:space="0" w:color="auto"/>
                <w:right w:val="none" w:sz="0" w:space="0" w:color="auto"/>
              </w:divBdr>
            </w:div>
            <w:div w:id="1683509190">
              <w:marLeft w:val="0"/>
              <w:marRight w:val="0"/>
              <w:marTop w:val="0"/>
              <w:marBottom w:val="0"/>
              <w:divBdr>
                <w:top w:val="none" w:sz="0" w:space="0" w:color="auto"/>
                <w:left w:val="none" w:sz="0" w:space="0" w:color="auto"/>
                <w:bottom w:val="none" w:sz="0" w:space="0" w:color="auto"/>
                <w:right w:val="none" w:sz="0" w:space="0" w:color="auto"/>
              </w:divBdr>
            </w:div>
            <w:div w:id="1234195750">
              <w:marLeft w:val="0"/>
              <w:marRight w:val="0"/>
              <w:marTop w:val="0"/>
              <w:marBottom w:val="0"/>
              <w:divBdr>
                <w:top w:val="none" w:sz="0" w:space="0" w:color="auto"/>
                <w:left w:val="none" w:sz="0" w:space="0" w:color="auto"/>
                <w:bottom w:val="none" w:sz="0" w:space="0" w:color="auto"/>
                <w:right w:val="none" w:sz="0" w:space="0" w:color="auto"/>
              </w:divBdr>
            </w:div>
            <w:div w:id="856310355">
              <w:marLeft w:val="0"/>
              <w:marRight w:val="0"/>
              <w:marTop w:val="0"/>
              <w:marBottom w:val="0"/>
              <w:divBdr>
                <w:top w:val="none" w:sz="0" w:space="0" w:color="auto"/>
                <w:left w:val="none" w:sz="0" w:space="0" w:color="auto"/>
                <w:bottom w:val="none" w:sz="0" w:space="0" w:color="auto"/>
                <w:right w:val="none" w:sz="0" w:space="0" w:color="auto"/>
              </w:divBdr>
            </w:div>
            <w:div w:id="166793248">
              <w:marLeft w:val="0"/>
              <w:marRight w:val="0"/>
              <w:marTop w:val="0"/>
              <w:marBottom w:val="0"/>
              <w:divBdr>
                <w:top w:val="none" w:sz="0" w:space="0" w:color="auto"/>
                <w:left w:val="none" w:sz="0" w:space="0" w:color="auto"/>
                <w:bottom w:val="none" w:sz="0" w:space="0" w:color="auto"/>
                <w:right w:val="none" w:sz="0" w:space="0" w:color="auto"/>
              </w:divBdr>
            </w:div>
            <w:div w:id="1312948591">
              <w:marLeft w:val="0"/>
              <w:marRight w:val="0"/>
              <w:marTop w:val="0"/>
              <w:marBottom w:val="0"/>
              <w:divBdr>
                <w:top w:val="none" w:sz="0" w:space="0" w:color="auto"/>
                <w:left w:val="none" w:sz="0" w:space="0" w:color="auto"/>
                <w:bottom w:val="none" w:sz="0" w:space="0" w:color="auto"/>
                <w:right w:val="none" w:sz="0" w:space="0" w:color="auto"/>
              </w:divBdr>
            </w:div>
            <w:div w:id="835801594">
              <w:marLeft w:val="0"/>
              <w:marRight w:val="0"/>
              <w:marTop w:val="0"/>
              <w:marBottom w:val="0"/>
              <w:divBdr>
                <w:top w:val="none" w:sz="0" w:space="0" w:color="auto"/>
                <w:left w:val="none" w:sz="0" w:space="0" w:color="auto"/>
                <w:bottom w:val="none" w:sz="0" w:space="0" w:color="auto"/>
                <w:right w:val="none" w:sz="0" w:space="0" w:color="auto"/>
              </w:divBdr>
            </w:div>
            <w:div w:id="1937786489">
              <w:marLeft w:val="0"/>
              <w:marRight w:val="0"/>
              <w:marTop w:val="0"/>
              <w:marBottom w:val="0"/>
              <w:divBdr>
                <w:top w:val="none" w:sz="0" w:space="0" w:color="auto"/>
                <w:left w:val="none" w:sz="0" w:space="0" w:color="auto"/>
                <w:bottom w:val="none" w:sz="0" w:space="0" w:color="auto"/>
                <w:right w:val="none" w:sz="0" w:space="0" w:color="auto"/>
              </w:divBdr>
            </w:div>
          </w:divsChild>
        </w:div>
        <w:div w:id="309941525">
          <w:marLeft w:val="0"/>
          <w:marRight w:val="0"/>
          <w:marTop w:val="0"/>
          <w:marBottom w:val="0"/>
          <w:divBdr>
            <w:top w:val="none" w:sz="0" w:space="0" w:color="auto"/>
            <w:left w:val="none" w:sz="0" w:space="0" w:color="auto"/>
            <w:bottom w:val="none" w:sz="0" w:space="0" w:color="auto"/>
            <w:right w:val="none" w:sz="0" w:space="0" w:color="auto"/>
          </w:divBdr>
          <w:divsChild>
            <w:div w:id="1967542303">
              <w:marLeft w:val="0"/>
              <w:marRight w:val="0"/>
              <w:marTop w:val="0"/>
              <w:marBottom w:val="0"/>
              <w:divBdr>
                <w:top w:val="none" w:sz="0" w:space="0" w:color="auto"/>
                <w:left w:val="none" w:sz="0" w:space="0" w:color="auto"/>
                <w:bottom w:val="none" w:sz="0" w:space="0" w:color="auto"/>
                <w:right w:val="none" w:sz="0" w:space="0" w:color="auto"/>
              </w:divBdr>
            </w:div>
            <w:div w:id="2054499144">
              <w:marLeft w:val="0"/>
              <w:marRight w:val="0"/>
              <w:marTop w:val="0"/>
              <w:marBottom w:val="0"/>
              <w:divBdr>
                <w:top w:val="none" w:sz="0" w:space="0" w:color="auto"/>
                <w:left w:val="none" w:sz="0" w:space="0" w:color="auto"/>
                <w:bottom w:val="none" w:sz="0" w:space="0" w:color="auto"/>
                <w:right w:val="none" w:sz="0" w:space="0" w:color="auto"/>
              </w:divBdr>
            </w:div>
            <w:div w:id="349338565">
              <w:marLeft w:val="0"/>
              <w:marRight w:val="0"/>
              <w:marTop w:val="0"/>
              <w:marBottom w:val="0"/>
              <w:divBdr>
                <w:top w:val="none" w:sz="0" w:space="0" w:color="auto"/>
                <w:left w:val="none" w:sz="0" w:space="0" w:color="auto"/>
                <w:bottom w:val="none" w:sz="0" w:space="0" w:color="auto"/>
                <w:right w:val="none" w:sz="0" w:space="0" w:color="auto"/>
              </w:divBdr>
            </w:div>
            <w:div w:id="225729194">
              <w:marLeft w:val="0"/>
              <w:marRight w:val="0"/>
              <w:marTop w:val="0"/>
              <w:marBottom w:val="0"/>
              <w:divBdr>
                <w:top w:val="none" w:sz="0" w:space="0" w:color="auto"/>
                <w:left w:val="none" w:sz="0" w:space="0" w:color="auto"/>
                <w:bottom w:val="none" w:sz="0" w:space="0" w:color="auto"/>
                <w:right w:val="none" w:sz="0" w:space="0" w:color="auto"/>
              </w:divBdr>
            </w:div>
            <w:div w:id="1571036561">
              <w:marLeft w:val="0"/>
              <w:marRight w:val="0"/>
              <w:marTop w:val="0"/>
              <w:marBottom w:val="0"/>
              <w:divBdr>
                <w:top w:val="none" w:sz="0" w:space="0" w:color="auto"/>
                <w:left w:val="none" w:sz="0" w:space="0" w:color="auto"/>
                <w:bottom w:val="none" w:sz="0" w:space="0" w:color="auto"/>
                <w:right w:val="none" w:sz="0" w:space="0" w:color="auto"/>
              </w:divBdr>
            </w:div>
            <w:div w:id="1140079192">
              <w:marLeft w:val="0"/>
              <w:marRight w:val="0"/>
              <w:marTop w:val="0"/>
              <w:marBottom w:val="0"/>
              <w:divBdr>
                <w:top w:val="none" w:sz="0" w:space="0" w:color="auto"/>
                <w:left w:val="none" w:sz="0" w:space="0" w:color="auto"/>
                <w:bottom w:val="none" w:sz="0" w:space="0" w:color="auto"/>
                <w:right w:val="none" w:sz="0" w:space="0" w:color="auto"/>
              </w:divBdr>
            </w:div>
            <w:div w:id="953750397">
              <w:marLeft w:val="0"/>
              <w:marRight w:val="0"/>
              <w:marTop w:val="0"/>
              <w:marBottom w:val="0"/>
              <w:divBdr>
                <w:top w:val="none" w:sz="0" w:space="0" w:color="auto"/>
                <w:left w:val="none" w:sz="0" w:space="0" w:color="auto"/>
                <w:bottom w:val="none" w:sz="0" w:space="0" w:color="auto"/>
                <w:right w:val="none" w:sz="0" w:space="0" w:color="auto"/>
              </w:divBdr>
            </w:div>
            <w:div w:id="1451507122">
              <w:marLeft w:val="0"/>
              <w:marRight w:val="0"/>
              <w:marTop w:val="0"/>
              <w:marBottom w:val="0"/>
              <w:divBdr>
                <w:top w:val="none" w:sz="0" w:space="0" w:color="auto"/>
                <w:left w:val="none" w:sz="0" w:space="0" w:color="auto"/>
                <w:bottom w:val="none" w:sz="0" w:space="0" w:color="auto"/>
                <w:right w:val="none" w:sz="0" w:space="0" w:color="auto"/>
              </w:divBdr>
            </w:div>
            <w:div w:id="1667248929">
              <w:marLeft w:val="0"/>
              <w:marRight w:val="0"/>
              <w:marTop w:val="0"/>
              <w:marBottom w:val="0"/>
              <w:divBdr>
                <w:top w:val="none" w:sz="0" w:space="0" w:color="auto"/>
                <w:left w:val="none" w:sz="0" w:space="0" w:color="auto"/>
                <w:bottom w:val="none" w:sz="0" w:space="0" w:color="auto"/>
                <w:right w:val="none" w:sz="0" w:space="0" w:color="auto"/>
              </w:divBdr>
            </w:div>
            <w:div w:id="1379015272">
              <w:marLeft w:val="0"/>
              <w:marRight w:val="0"/>
              <w:marTop w:val="0"/>
              <w:marBottom w:val="0"/>
              <w:divBdr>
                <w:top w:val="none" w:sz="0" w:space="0" w:color="auto"/>
                <w:left w:val="none" w:sz="0" w:space="0" w:color="auto"/>
                <w:bottom w:val="none" w:sz="0" w:space="0" w:color="auto"/>
                <w:right w:val="none" w:sz="0" w:space="0" w:color="auto"/>
              </w:divBdr>
            </w:div>
            <w:div w:id="981424475">
              <w:marLeft w:val="0"/>
              <w:marRight w:val="0"/>
              <w:marTop w:val="0"/>
              <w:marBottom w:val="0"/>
              <w:divBdr>
                <w:top w:val="none" w:sz="0" w:space="0" w:color="auto"/>
                <w:left w:val="none" w:sz="0" w:space="0" w:color="auto"/>
                <w:bottom w:val="none" w:sz="0" w:space="0" w:color="auto"/>
                <w:right w:val="none" w:sz="0" w:space="0" w:color="auto"/>
              </w:divBdr>
            </w:div>
            <w:div w:id="521558117">
              <w:marLeft w:val="0"/>
              <w:marRight w:val="0"/>
              <w:marTop w:val="0"/>
              <w:marBottom w:val="0"/>
              <w:divBdr>
                <w:top w:val="none" w:sz="0" w:space="0" w:color="auto"/>
                <w:left w:val="none" w:sz="0" w:space="0" w:color="auto"/>
                <w:bottom w:val="none" w:sz="0" w:space="0" w:color="auto"/>
                <w:right w:val="none" w:sz="0" w:space="0" w:color="auto"/>
              </w:divBdr>
            </w:div>
            <w:div w:id="1687905401">
              <w:marLeft w:val="0"/>
              <w:marRight w:val="0"/>
              <w:marTop w:val="0"/>
              <w:marBottom w:val="0"/>
              <w:divBdr>
                <w:top w:val="none" w:sz="0" w:space="0" w:color="auto"/>
                <w:left w:val="none" w:sz="0" w:space="0" w:color="auto"/>
                <w:bottom w:val="none" w:sz="0" w:space="0" w:color="auto"/>
                <w:right w:val="none" w:sz="0" w:space="0" w:color="auto"/>
              </w:divBdr>
            </w:div>
            <w:div w:id="1516338059">
              <w:marLeft w:val="0"/>
              <w:marRight w:val="0"/>
              <w:marTop w:val="0"/>
              <w:marBottom w:val="0"/>
              <w:divBdr>
                <w:top w:val="none" w:sz="0" w:space="0" w:color="auto"/>
                <w:left w:val="none" w:sz="0" w:space="0" w:color="auto"/>
                <w:bottom w:val="none" w:sz="0" w:space="0" w:color="auto"/>
                <w:right w:val="none" w:sz="0" w:space="0" w:color="auto"/>
              </w:divBdr>
            </w:div>
            <w:div w:id="1035928116">
              <w:marLeft w:val="0"/>
              <w:marRight w:val="0"/>
              <w:marTop w:val="0"/>
              <w:marBottom w:val="0"/>
              <w:divBdr>
                <w:top w:val="none" w:sz="0" w:space="0" w:color="auto"/>
                <w:left w:val="none" w:sz="0" w:space="0" w:color="auto"/>
                <w:bottom w:val="none" w:sz="0" w:space="0" w:color="auto"/>
                <w:right w:val="none" w:sz="0" w:space="0" w:color="auto"/>
              </w:divBdr>
            </w:div>
            <w:div w:id="1350134202">
              <w:marLeft w:val="0"/>
              <w:marRight w:val="0"/>
              <w:marTop w:val="0"/>
              <w:marBottom w:val="0"/>
              <w:divBdr>
                <w:top w:val="none" w:sz="0" w:space="0" w:color="auto"/>
                <w:left w:val="none" w:sz="0" w:space="0" w:color="auto"/>
                <w:bottom w:val="none" w:sz="0" w:space="0" w:color="auto"/>
                <w:right w:val="none" w:sz="0" w:space="0" w:color="auto"/>
              </w:divBdr>
            </w:div>
            <w:div w:id="768741639">
              <w:marLeft w:val="0"/>
              <w:marRight w:val="0"/>
              <w:marTop w:val="0"/>
              <w:marBottom w:val="0"/>
              <w:divBdr>
                <w:top w:val="none" w:sz="0" w:space="0" w:color="auto"/>
                <w:left w:val="none" w:sz="0" w:space="0" w:color="auto"/>
                <w:bottom w:val="none" w:sz="0" w:space="0" w:color="auto"/>
                <w:right w:val="none" w:sz="0" w:space="0" w:color="auto"/>
              </w:divBdr>
            </w:div>
            <w:div w:id="1556237250">
              <w:marLeft w:val="0"/>
              <w:marRight w:val="0"/>
              <w:marTop w:val="0"/>
              <w:marBottom w:val="0"/>
              <w:divBdr>
                <w:top w:val="none" w:sz="0" w:space="0" w:color="auto"/>
                <w:left w:val="none" w:sz="0" w:space="0" w:color="auto"/>
                <w:bottom w:val="none" w:sz="0" w:space="0" w:color="auto"/>
                <w:right w:val="none" w:sz="0" w:space="0" w:color="auto"/>
              </w:divBdr>
            </w:div>
            <w:div w:id="2092654323">
              <w:marLeft w:val="0"/>
              <w:marRight w:val="0"/>
              <w:marTop w:val="0"/>
              <w:marBottom w:val="0"/>
              <w:divBdr>
                <w:top w:val="none" w:sz="0" w:space="0" w:color="auto"/>
                <w:left w:val="none" w:sz="0" w:space="0" w:color="auto"/>
                <w:bottom w:val="none" w:sz="0" w:space="0" w:color="auto"/>
                <w:right w:val="none" w:sz="0" w:space="0" w:color="auto"/>
              </w:divBdr>
            </w:div>
            <w:div w:id="1970238099">
              <w:marLeft w:val="0"/>
              <w:marRight w:val="0"/>
              <w:marTop w:val="0"/>
              <w:marBottom w:val="0"/>
              <w:divBdr>
                <w:top w:val="none" w:sz="0" w:space="0" w:color="auto"/>
                <w:left w:val="none" w:sz="0" w:space="0" w:color="auto"/>
                <w:bottom w:val="none" w:sz="0" w:space="0" w:color="auto"/>
                <w:right w:val="none" w:sz="0" w:space="0" w:color="auto"/>
              </w:divBdr>
            </w:div>
          </w:divsChild>
        </w:div>
        <w:div w:id="367685722">
          <w:marLeft w:val="0"/>
          <w:marRight w:val="0"/>
          <w:marTop w:val="0"/>
          <w:marBottom w:val="0"/>
          <w:divBdr>
            <w:top w:val="none" w:sz="0" w:space="0" w:color="auto"/>
            <w:left w:val="none" w:sz="0" w:space="0" w:color="auto"/>
            <w:bottom w:val="none" w:sz="0" w:space="0" w:color="auto"/>
            <w:right w:val="none" w:sz="0" w:space="0" w:color="auto"/>
          </w:divBdr>
          <w:divsChild>
            <w:div w:id="707340073">
              <w:marLeft w:val="0"/>
              <w:marRight w:val="0"/>
              <w:marTop w:val="0"/>
              <w:marBottom w:val="0"/>
              <w:divBdr>
                <w:top w:val="none" w:sz="0" w:space="0" w:color="auto"/>
                <w:left w:val="none" w:sz="0" w:space="0" w:color="auto"/>
                <w:bottom w:val="none" w:sz="0" w:space="0" w:color="auto"/>
                <w:right w:val="none" w:sz="0" w:space="0" w:color="auto"/>
              </w:divBdr>
            </w:div>
            <w:div w:id="662775839">
              <w:marLeft w:val="0"/>
              <w:marRight w:val="0"/>
              <w:marTop w:val="0"/>
              <w:marBottom w:val="0"/>
              <w:divBdr>
                <w:top w:val="none" w:sz="0" w:space="0" w:color="auto"/>
                <w:left w:val="none" w:sz="0" w:space="0" w:color="auto"/>
                <w:bottom w:val="none" w:sz="0" w:space="0" w:color="auto"/>
                <w:right w:val="none" w:sz="0" w:space="0" w:color="auto"/>
              </w:divBdr>
            </w:div>
            <w:div w:id="672732216">
              <w:marLeft w:val="0"/>
              <w:marRight w:val="0"/>
              <w:marTop w:val="0"/>
              <w:marBottom w:val="0"/>
              <w:divBdr>
                <w:top w:val="none" w:sz="0" w:space="0" w:color="auto"/>
                <w:left w:val="none" w:sz="0" w:space="0" w:color="auto"/>
                <w:bottom w:val="none" w:sz="0" w:space="0" w:color="auto"/>
                <w:right w:val="none" w:sz="0" w:space="0" w:color="auto"/>
              </w:divBdr>
            </w:div>
            <w:div w:id="1698312415">
              <w:marLeft w:val="0"/>
              <w:marRight w:val="0"/>
              <w:marTop w:val="0"/>
              <w:marBottom w:val="0"/>
              <w:divBdr>
                <w:top w:val="none" w:sz="0" w:space="0" w:color="auto"/>
                <w:left w:val="none" w:sz="0" w:space="0" w:color="auto"/>
                <w:bottom w:val="none" w:sz="0" w:space="0" w:color="auto"/>
                <w:right w:val="none" w:sz="0" w:space="0" w:color="auto"/>
              </w:divBdr>
            </w:div>
            <w:div w:id="1873111838">
              <w:marLeft w:val="0"/>
              <w:marRight w:val="0"/>
              <w:marTop w:val="0"/>
              <w:marBottom w:val="0"/>
              <w:divBdr>
                <w:top w:val="none" w:sz="0" w:space="0" w:color="auto"/>
                <w:left w:val="none" w:sz="0" w:space="0" w:color="auto"/>
                <w:bottom w:val="none" w:sz="0" w:space="0" w:color="auto"/>
                <w:right w:val="none" w:sz="0" w:space="0" w:color="auto"/>
              </w:divBdr>
            </w:div>
            <w:div w:id="303127337">
              <w:marLeft w:val="0"/>
              <w:marRight w:val="0"/>
              <w:marTop w:val="0"/>
              <w:marBottom w:val="0"/>
              <w:divBdr>
                <w:top w:val="none" w:sz="0" w:space="0" w:color="auto"/>
                <w:left w:val="none" w:sz="0" w:space="0" w:color="auto"/>
                <w:bottom w:val="none" w:sz="0" w:space="0" w:color="auto"/>
                <w:right w:val="none" w:sz="0" w:space="0" w:color="auto"/>
              </w:divBdr>
            </w:div>
            <w:div w:id="16124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187464">
      <w:bodyDiv w:val="1"/>
      <w:marLeft w:val="0"/>
      <w:marRight w:val="0"/>
      <w:marTop w:val="0"/>
      <w:marBottom w:val="0"/>
      <w:divBdr>
        <w:top w:val="none" w:sz="0" w:space="0" w:color="auto"/>
        <w:left w:val="none" w:sz="0" w:space="0" w:color="auto"/>
        <w:bottom w:val="none" w:sz="0" w:space="0" w:color="auto"/>
        <w:right w:val="none" w:sz="0" w:space="0" w:color="auto"/>
      </w:divBdr>
    </w:div>
    <w:div w:id="1900436401">
      <w:bodyDiv w:val="1"/>
      <w:marLeft w:val="0"/>
      <w:marRight w:val="0"/>
      <w:marTop w:val="0"/>
      <w:marBottom w:val="0"/>
      <w:divBdr>
        <w:top w:val="none" w:sz="0" w:space="0" w:color="auto"/>
        <w:left w:val="none" w:sz="0" w:space="0" w:color="auto"/>
        <w:bottom w:val="none" w:sz="0" w:space="0" w:color="auto"/>
        <w:right w:val="none" w:sz="0" w:space="0" w:color="auto"/>
      </w:divBdr>
    </w:div>
    <w:div w:id="1908370772">
      <w:bodyDiv w:val="1"/>
      <w:marLeft w:val="0"/>
      <w:marRight w:val="0"/>
      <w:marTop w:val="0"/>
      <w:marBottom w:val="0"/>
      <w:divBdr>
        <w:top w:val="none" w:sz="0" w:space="0" w:color="auto"/>
        <w:left w:val="none" w:sz="0" w:space="0" w:color="auto"/>
        <w:bottom w:val="none" w:sz="0" w:space="0" w:color="auto"/>
        <w:right w:val="none" w:sz="0" w:space="0" w:color="auto"/>
      </w:divBdr>
    </w:div>
    <w:div w:id="2057658390">
      <w:bodyDiv w:val="1"/>
      <w:marLeft w:val="0"/>
      <w:marRight w:val="0"/>
      <w:marTop w:val="0"/>
      <w:marBottom w:val="0"/>
      <w:divBdr>
        <w:top w:val="none" w:sz="0" w:space="0" w:color="auto"/>
        <w:left w:val="none" w:sz="0" w:space="0" w:color="auto"/>
        <w:bottom w:val="none" w:sz="0" w:space="0" w:color="auto"/>
        <w:right w:val="none" w:sz="0" w:space="0" w:color="auto"/>
      </w:divBdr>
    </w:div>
    <w:div w:id="212005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onm\AppData\Roaming\Microsoft\Templates\Liste%20pour%20cr&#233;er%20son%20entreprise%20&#224;%20domici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4B47390D074A8EA41B32064D916DC5"/>
        <w:category>
          <w:name w:val="Général"/>
          <w:gallery w:val="placeholder"/>
        </w:category>
        <w:types>
          <w:type w:val="bbPlcHdr"/>
        </w:types>
        <w:behaviors>
          <w:behavior w:val="content"/>
        </w:behaviors>
        <w:guid w:val="{F5D7A8B9-A2F7-46A6-9E6E-83B56CF5C4F8}"/>
      </w:docPartPr>
      <w:docPartBody>
        <w:p w:rsidR="00E63153" w:rsidRDefault="00C633E9">
          <w:pPr>
            <w:pStyle w:val="CE4B47390D074A8EA41B32064D916DC5"/>
          </w:pPr>
          <w:r w:rsidRPr="007D707C">
            <w:rPr>
              <w:lang w:bidi="fr-FR"/>
            </w:rPr>
            <w:t>AGENCE À DOMICILE</w:t>
          </w:r>
        </w:p>
      </w:docPartBody>
    </w:docPart>
    <w:docPart>
      <w:docPartPr>
        <w:name w:val="00C75A838C1548F3BDF30A4BAFADA369"/>
        <w:category>
          <w:name w:val="Général"/>
          <w:gallery w:val="placeholder"/>
        </w:category>
        <w:types>
          <w:type w:val="bbPlcHdr"/>
        </w:types>
        <w:behaviors>
          <w:behavior w:val="content"/>
        </w:behaviors>
        <w:guid w:val="{90693F82-634F-4113-8349-2947ABBA860A}"/>
      </w:docPartPr>
      <w:docPartBody>
        <w:p w:rsidR="00E63153" w:rsidRDefault="00C633E9">
          <w:pPr>
            <w:pStyle w:val="00C75A838C1548F3BDF30A4BAFADA369"/>
          </w:pPr>
          <w:r w:rsidRPr="007D707C">
            <w:rPr>
              <w:lang w:bidi="fr-FR"/>
            </w:rPr>
            <w:t>Liste de contrôle de démarrage</w:t>
          </w:r>
        </w:p>
      </w:docPartBody>
    </w:docPart>
    <w:docPart>
      <w:docPartPr>
        <w:name w:val="05C3C2A26F3A48DBA31D6B00A93E2E11"/>
        <w:category>
          <w:name w:val="Général"/>
          <w:gallery w:val="placeholder"/>
        </w:category>
        <w:types>
          <w:type w:val="bbPlcHdr"/>
        </w:types>
        <w:behaviors>
          <w:behavior w:val="content"/>
        </w:behaviors>
        <w:guid w:val="{BF8A19AE-CD8C-4ABB-8E86-CF373D6B718B}"/>
      </w:docPartPr>
      <w:docPartBody>
        <w:p w:rsidR="00E63153" w:rsidRDefault="00C633E9">
          <w:pPr>
            <w:pStyle w:val="05C3C2A26F3A48DBA31D6B00A93E2E11"/>
          </w:pPr>
          <w:r w:rsidRPr="007D707C">
            <w:rPr>
              <w:lang w:bidi="fr-FR"/>
            </w:rPr>
            <w:t>Effectuez une évaluation personnelle pour déterminer la raison pour laquelle vous voulez démarrer une entreprise.</w:t>
          </w:r>
        </w:p>
      </w:docPartBody>
    </w:docPart>
    <w:docPart>
      <w:docPartPr>
        <w:name w:val="F592A6C098E14DB3817E410C8E090222"/>
        <w:category>
          <w:name w:val="Général"/>
          <w:gallery w:val="placeholder"/>
        </w:category>
        <w:types>
          <w:type w:val="bbPlcHdr"/>
        </w:types>
        <w:behaviors>
          <w:behavior w:val="content"/>
        </w:behaviors>
        <w:guid w:val="{A629B21C-3B38-45E6-AE94-768C40EFEF47}"/>
      </w:docPartPr>
      <w:docPartBody>
        <w:p w:rsidR="00E63153" w:rsidRDefault="00C633E9">
          <w:pPr>
            <w:pStyle w:val="F592A6C098E14DB3817E410C8E090222"/>
          </w:pPr>
          <w:r w:rsidRPr="007D707C">
            <w:rPr>
              <w:lang w:bidi="fr-FR"/>
            </w:rPr>
            <w:t>Créez un plan de développement :</w:t>
          </w:r>
        </w:p>
      </w:docPartBody>
    </w:docPart>
    <w:docPart>
      <w:docPartPr>
        <w:name w:val="146553DFD8154EECBC4F3DDE45F4EED8"/>
        <w:category>
          <w:name w:val="Général"/>
          <w:gallery w:val="placeholder"/>
        </w:category>
        <w:types>
          <w:type w:val="bbPlcHdr"/>
        </w:types>
        <w:behaviors>
          <w:behavior w:val="content"/>
        </w:behaviors>
        <w:guid w:val="{23563C21-30E8-408D-B9C1-60583883F435}"/>
      </w:docPartPr>
      <w:docPartBody>
        <w:p w:rsidR="00E63153" w:rsidRDefault="00C633E9">
          <w:pPr>
            <w:pStyle w:val="146553DFD8154EECBC4F3DDE45F4EED8"/>
          </w:pPr>
          <w:r w:rsidRPr="007D707C">
            <w:rPr>
              <w:lang w:bidi="fr-FR"/>
            </w:rPr>
            <w:t>Que faisons-nous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2F"/>
    <w:rsid w:val="000317CB"/>
    <w:rsid w:val="000A7D36"/>
    <w:rsid w:val="00157706"/>
    <w:rsid w:val="00352FE8"/>
    <w:rsid w:val="003C4569"/>
    <w:rsid w:val="00414495"/>
    <w:rsid w:val="00505DD7"/>
    <w:rsid w:val="00507E4A"/>
    <w:rsid w:val="00510AC8"/>
    <w:rsid w:val="0054093E"/>
    <w:rsid w:val="005B03BE"/>
    <w:rsid w:val="005B29A3"/>
    <w:rsid w:val="006136DE"/>
    <w:rsid w:val="00660151"/>
    <w:rsid w:val="00726AD7"/>
    <w:rsid w:val="00740AD8"/>
    <w:rsid w:val="008A3D49"/>
    <w:rsid w:val="0094506B"/>
    <w:rsid w:val="009A112D"/>
    <w:rsid w:val="00A6332C"/>
    <w:rsid w:val="00AE3BF7"/>
    <w:rsid w:val="00B3328D"/>
    <w:rsid w:val="00B9682F"/>
    <w:rsid w:val="00C633E9"/>
    <w:rsid w:val="00C7101E"/>
    <w:rsid w:val="00CA30A5"/>
    <w:rsid w:val="00D274A5"/>
    <w:rsid w:val="00D5009E"/>
    <w:rsid w:val="00E22BDE"/>
    <w:rsid w:val="00E63153"/>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E4B47390D074A8EA41B32064D916DC5">
    <w:name w:val="CE4B47390D074A8EA41B32064D916DC5"/>
  </w:style>
  <w:style w:type="paragraph" w:customStyle="1" w:styleId="00C75A838C1548F3BDF30A4BAFADA369">
    <w:name w:val="00C75A838C1548F3BDF30A4BAFADA369"/>
  </w:style>
  <w:style w:type="paragraph" w:customStyle="1" w:styleId="05C3C2A26F3A48DBA31D6B00A93E2E11">
    <w:name w:val="05C3C2A26F3A48DBA31D6B00A93E2E11"/>
  </w:style>
  <w:style w:type="paragraph" w:customStyle="1" w:styleId="F592A6C098E14DB3817E410C8E090222">
    <w:name w:val="F592A6C098E14DB3817E410C8E090222"/>
  </w:style>
  <w:style w:type="paragraph" w:customStyle="1" w:styleId="146553DFD8154EECBC4F3DDE45F4EED8">
    <w:name w:val="146553DFD8154EECBC4F3DDE45F4EE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ert jaune">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Custom 24">
      <a:majorFont>
        <a:latin typeface="Gill Sans MT"/>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Votre histoire, notre histoire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b04423e-9784-4812-ad7c-497dbadf743b" xsi:nil="true"/>
    <lcf76f155ced4ddcb4097134ff3c332f xmlns="03264b51-2847-4037-ae34-bacd7415b2a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BAF1F9DF5711144386243F015A925A1C" ma:contentTypeVersion="13" ma:contentTypeDescription="Crée un document." ma:contentTypeScope="" ma:versionID="0840ebf253fe2fc0b92ef8953854c814">
  <xsd:schema xmlns:xsd="http://www.w3.org/2001/XMLSchema" xmlns:xs="http://www.w3.org/2001/XMLSchema" xmlns:p="http://schemas.microsoft.com/office/2006/metadata/properties" xmlns:ns2="03264b51-2847-4037-ae34-bacd7415b2a8" xmlns:ns3="7b04423e-9784-4812-ad7c-497dbadf743b" targetNamespace="http://schemas.microsoft.com/office/2006/metadata/properties" ma:root="true" ma:fieldsID="1e9768b66d61f5f95ddc9a8f6d742f3f" ns2:_="" ns3:_="">
    <xsd:import namespace="03264b51-2847-4037-ae34-bacd7415b2a8"/>
    <xsd:import namespace="7b04423e-9784-4812-ad7c-497dbadf74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264b51-2847-4037-ae34-bacd7415b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119aa65-2324-4753-806f-be4782623683"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b04423e-9784-4812-ad7c-497dbadf743b"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f48cf9-dc1a-4cec-895b-ac9020f5f3be}" ma:internalName="TaxCatchAll" ma:showField="CatchAllData" ma:web="7b04423e-9784-4812-ad7c-497dbadf7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3BC185-8E20-4ACF-97AA-9CAB70B391C8}">
  <ds:schemaRefs>
    <ds:schemaRef ds:uri="http://schemas.microsoft.com/sharepoint/v3/contenttype/forms"/>
  </ds:schemaRefs>
</ds:datastoreItem>
</file>

<file path=customXml/itemProps3.xml><?xml version="1.0" encoding="utf-8"?>
<ds:datastoreItem xmlns:ds="http://schemas.openxmlformats.org/officeDocument/2006/customXml" ds:itemID="{8E9D665E-9F2B-4523-84BE-A4382ED53113}">
  <ds:schemaRefs>
    <ds:schemaRef ds:uri="http://schemas.microsoft.com/office/2006/metadata/properties"/>
    <ds:schemaRef ds:uri="http://schemas.microsoft.com/office/infopath/2007/PartnerControls"/>
    <ds:schemaRef ds:uri="7b04423e-9784-4812-ad7c-497dbadf743b"/>
    <ds:schemaRef ds:uri="03264b51-2847-4037-ae34-bacd7415b2a8"/>
  </ds:schemaRefs>
</ds:datastoreItem>
</file>

<file path=customXml/itemProps4.xml><?xml version="1.0" encoding="utf-8"?>
<ds:datastoreItem xmlns:ds="http://schemas.openxmlformats.org/officeDocument/2006/customXml" ds:itemID="{C485F324-02FC-4109-ABA6-C745A802C9BE}">
  <ds:schemaRefs>
    <ds:schemaRef ds:uri="http://schemas.openxmlformats.org/officeDocument/2006/bibliography"/>
  </ds:schemaRefs>
</ds:datastoreItem>
</file>

<file path=customXml/itemProps5.xml><?xml version="1.0" encoding="utf-8"?>
<ds:datastoreItem xmlns:ds="http://schemas.openxmlformats.org/officeDocument/2006/customXml" ds:itemID="{8C0DBD75-3341-460A-AA8C-173ED542E9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264b51-2847-4037-ae34-bacd7415b2a8"/>
    <ds:schemaRef ds:uri="7b04423e-9784-4812-ad7c-497dbadf7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Liste pour créer son entreprise à domicile.dotx</Template>
  <TotalTime>55</TotalTime>
  <Pages>13</Pages>
  <Words>3092</Words>
  <Characters>17009</Characters>
  <Application>Microsoft Office Word</Application>
  <DocSecurity>0</DocSecurity>
  <Lines>141</Lines>
  <Paragraphs>40</Paragraphs>
  <ScaleCrop>false</ScaleCrop>
  <Company/>
  <LinksUpToDate>false</LinksUpToDate>
  <CharactersWithSpaces>20061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intergénérationnel :  Votre histoire, notre histoire</dc:title>
  <dc:subject/>
  <dc:creator/>
  <cp:keywords/>
  <dc:description/>
  <cp:lastModifiedBy>Perron, Maryse</cp:lastModifiedBy>
  <cp:revision>68</cp:revision>
  <dcterms:created xsi:type="dcterms:W3CDTF">2026-03-06T22:23:00Z</dcterms:created>
  <dcterms:modified xsi:type="dcterms:W3CDTF">2026-04-28T14:19:00Z</dcterms:modified>
  <cp:contentStatus>Consignes et étapes du travail (45%)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0x010100BAF1F9DF5711144386243F015A925A1C</vt:lpwstr>
  </property>
  <property fmtid="{D5CDD505-2E9C-101B-9397-08002B2CF9AE}" pid="3" name="MediaServiceImageTags">
    <vt:lpwstr/>
  </property>
</Properties>
</file>